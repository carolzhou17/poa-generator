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5AF5" w14:textId="41247D30" w:rsidR="00D7384B" w:rsidRDefault="00265D55" w:rsidP="00265D55">
      <w:pPr>
        <w:spacing w:line="240" w:lineRule="auto"/>
        <w:rPr>
          <w:sz w:val="24"/>
        </w:rPr>
      </w:pPr>
      <w:bookmarkStart w:id="0" w:name="_Hlk202333958"/>
      <w:bookmarkEnd w:id="0"/>
      <w:r>
        <w:rPr>
          <w:sz w:val="24"/>
        </w:rPr>
        <w:t>Ralph M. Tsong</w:t>
      </w:r>
      <w:r w:rsidR="00A14BAE">
        <w:rPr>
          <w:sz w:val="24"/>
        </w:rPr>
        <w:t>, Esq.</w:t>
      </w:r>
    </w:p>
    <w:p w14:paraId="7CEB59DC" w14:textId="7B2C8670" w:rsidR="00AF00FE" w:rsidRDefault="00AF00FE" w:rsidP="00AF00FE">
      <w:pPr>
        <w:pStyle w:val="AttorneyName"/>
        <w:rPr>
          <w:sz w:val="24"/>
        </w:rPr>
      </w:pPr>
      <w:r>
        <w:rPr>
          <w:sz w:val="24"/>
        </w:rPr>
        <w:t>Xuelan Fang, Esq.</w:t>
      </w:r>
    </w:p>
    <w:p w14:paraId="78B0ED15" w14:textId="7AC91238" w:rsidR="00265D55" w:rsidRDefault="00265D55" w:rsidP="00265D55">
      <w:pPr>
        <w:spacing w:line="240" w:lineRule="auto"/>
        <w:rPr>
          <w:sz w:val="24"/>
        </w:rPr>
      </w:pPr>
      <w:r>
        <w:rPr>
          <w:sz w:val="24"/>
        </w:rPr>
        <w:t>Tsong Law Group, A</w:t>
      </w:r>
      <w:r w:rsidR="00151729">
        <w:rPr>
          <w:sz w:val="24"/>
        </w:rPr>
        <w:t>.</w:t>
      </w:r>
      <w:r>
        <w:rPr>
          <w:sz w:val="24"/>
        </w:rPr>
        <w:t>P</w:t>
      </w:r>
      <w:r w:rsidR="00151729">
        <w:rPr>
          <w:sz w:val="24"/>
        </w:rPr>
        <w:t>.</w:t>
      </w:r>
      <w:r>
        <w:rPr>
          <w:sz w:val="24"/>
        </w:rPr>
        <w:t>C</w:t>
      </w:r>
    </w:p>
    <w:p w14:paraId="15531704" w14:textId="442C03CA" w:rsidR="00265D55" w:rsidRDefault="00DF0E3A" w:rsidP="00DF0E3A">
      <w:pPr>
        <w:pStyle w:val="AttorneyName"/>
        <w:rPr>
          <w:sz w:val="24"/>
        </w:rPr>
      </w:pPr>
      <w:r w:rsidRPr="00695ACC">
        <w:rPr>
          <w:sz w:val="24"/>
        </w:rPr>
        <w:t>10900 183rd St., Suite 270</w:t>
      </w:r>
      <w:r w:rsidR="00265D55">
        <w:rPr>
          <w:sz w:val="24"/>
        </w:rPr>
        <w:t xml:space="preserve">, </w:t>
      </w:r>
    </w:p>
    <w:p w14:paraId="1DDE928A" w14:textId="27056727" w:rsidR="00265D55" w:rsidRDefault="00265D55" w:rsidP="00265D55">
      <w:pPr>
        <w:spacing w:line="240" w:lineRule="auto"/>
        <w:rPr>
          <w:sz w:val="24"/>
        </w:rPr>
      </w:pPr>
      <w:r>
        <w:rPr>
          <w:sz w:val="24"/>
        </w:rPr>
        <w:t>Cerritos, CA 90703</w:t>
      </w:r>
    </w:p>
    <w:p w14:paraId="37AF4158" w14:textId="39F7B95C" w:rsidR="00D7384B" w:rsidRDefault="00265D55" w:rsidP="00265D55">
      <w:pPr>
        <w:spacing w:line="240" w:lineRule="auto"/>
        <w:rPr>
          <w:sz w:val="24"/>
        </w:rPr>
      </w:pPr>
      <w:r>
        <w:rPr>
          <w:sz w:val="24"/>
        </w:rPr>
        <w:t>(562) 274-7807</w:t>
      </w:r>
    </w:p>
    <w:p w14:paraId="23CAAC5A" w14:textId="77777777" w:rsidR="00093B13" w:rsidRDefault="00093B13" w:rsidP="00265D55">
      <w:pPr>
        <w:spacing w:line="240" w:lineRule="auto"/>
        <w:rPr>
          <w:sz w:val="24"/>
        </w:rPr>
      </w:pPr>
    </w:p>
    <w:p w14:paraId="26783DA9" w14:textId="6668E4AA" w:rsidR="00EF10E3" w:rsidRDefault="00DF313D" w:rsidP="00D7384B">
      <w:pPr>
        <w:rPr>
          <w:rFonts w:eastAsia="Times New Roman"/>
          <w:sz w:val="24"/>
        </w:rPr>
      </w:pPr>
      <w:r>
        <w:rPr>
          <w:sz w:val="24"/>
        </w:rPr>
        <w:t xml:space="preserve">Attorney for IP1NAME</w:t>
      </w:r>
    </w:p>
    <w:p w14:paraId="511BF9A8" w14:textId="77777777" w:rsidR="00093B13" w:rsidRDefault="00093B13" w:rsidP="00D7384B">
      <w:pPr>
        <w:rPr>
          <w:sz w:val="24"/>
        </w:rPr>
      </w:pPr>
    </w:p>
    <w:tbl>
      <w:tblPr>
        <w:tblW w:w="9360" w:type="dxa"/>
        <w:tblLayout w:type="fixed"/>
        <w:tblCellMar>
          <w:left w:w="0" w:type="dxa"/>
          <w:right w:w="0" w:type="dxa"/>
        </w:tblCellMar>
        <w:tblLook w:val="0000" w:firstRow="0" w:lastRow="0" w:firstColumn="0" w:lastColumn="0" w:noHBand="0" w:noVBand="0"/>
      </w:tblPr>
      <w:tblGrid>
        <w:gridCol w:w="4542"/>
        <w:gridCol w:w="276"/>
        <w:gridCol w:w="4542"/>
      </w:tblGrid>
      <w:tr w:rsidR="00D7384B" w14:paraId="2730D7FD" w14:textId="77777777" w:rsidTr="00A408A8">
        <w:trPr>
          <w:trHeight w:val="2430"/>
        </w:trPr>
        <w:tc>
          <w:tcPr>
            <w:tcW w:w="4542" w:type="dxa"/>
            <w:tcBorders>
              <w:bottom w:val="single" w:sz="4" w:space="0" w:color="auto"/>
            </w:tcBorders>
          </w:tcPr>
          <w:p w14:paraId="4EE405C3" w14:textId="0B1B7058" w:rsidR="00D7384B" w:rsidRDefault="00D7384B" w:rsidP="00A408A8">
            <w:pPr>
              <w:spacing w:line="240" w:lineRule="auto"/>
              <w:rPr>
                <w:caps/>
                <w:sz w:val="24"/>
              </w:rPr>
            </w:pPr>
            <w:r>
              <w:rPr>
                <w:caps/>
                <w:sz w:val="24"/>
              </w:rPr>
              <w:t>In re the matter of:</w:t>
            </w:r>
          </w:p>
          <w:p w14:paraId="1CBDF5AA" w14:textId="77777777" w:rsidR="00D7384B" w:rsidRDefault="00D7384B" w:rsidP="00A408A8">
            <w:pPr>
              <w:spacing w:line="240" w:lineRule="auto"/>
              <w:rPr>
                <w:caps/>
                <w:sz w:val="24"/>
              </w:rPr>
            </w:pPr>
            <w:r>
              <w:rPr>
                <w:caps/>
                <w:sz w:val="24"/>
              </w:rPr>
              <w:t xml:space="preserve">       </w:t>
            </w:r>
          </w:p>
          <w:p w14:paraId="3E863CD8" w14:textId="136A0559" w:rsidR="00D7384B" w:rsidRDefault="00D7384B" w:rsidP="00A408A8">
            <w:pPr>
              <w:spacing w:line="240" w:lineRule="auto"/>
              <w:rPr>
                <w:caps/>
                <w:sz w:val="24"/>
              </w:rPr>
            </w:pPr>
            <w:r>
              <w:rPr>
                <w:caps/>
                <w:sz w:val="24"/>
              </w:rPr>
              <w:t xml:space="preserve">       infant CHILDNAME</w:t>
            </w:r>
          </w:p>
          <w:p w14:paraId="3ED90C40" w14:textId="77777777" w:rsidR="00D7384B" w:rsidRDefault="00D7384B" w:rsidP="00A408A8">
            <w:pPr>
              <w:spacing w:line="240" w:lineRule="auto"/>
              <w:rPr>
                <w:caps/>
                <w:sz w:val="24"/>
              </w:rPr>
            </w:pPr>
            <w:r>
              <w:rPr>
                <w:caps/>
                <w:sz w:val="24"/>
              </w:rPr>
              <w:t xml:space="preserve">       </w:t>
            </w:r>
          </w:p>
          <w:p w14:paraId="27B7CEAA" w14:textId="31D7D823" w:rsidR="00D7384B" w:rsidRPr="003E4ACF" w:rsidRDefault="00D7384B" w:rsidP="00081ABD">
            <w:pPr>
              <w:rPr>
                <w:caps/>
                <w:sz w:val="24"/>
              </w:rPr>
            </w:pPr>
            <w:r>
              <w:rPr>
                <w:caps/>
                <w:sz w:val="24"/>
              </w:rPr>
              <w:t xml:space="preserve">to be born to parent IP1NAME</w:t>
            </w:r>
          </w:p>
        </w:tc>
        <w:tc>
          <w:tcPr>
            <w:tcW w:w="276" w:type="dxa"/>
          </w:tcPr>
          <w:p w14:paraId="51801A50" w14:textId="77777777" w:rsidR="00D7384B" w:rsidRPr="000C2E0A" w:rsidRDefault="00D7384B" w:rsidP="00A408A8">
            <w:pPr>
              <w:pStyle w:val="SingleSpacing"/>
              <w:rPr>
                <w:sz w:val="24"/>
                <w:szCs w:val="24"/>
              </w:rPr>
            </w:pPr>
            <w:r w:rsidRPr="000C2E0A">
              <w:rPr>
                <w:sz w:val="24"/>
                <w:szCs w:val="24"/>
              </w:rPr>
              <w:t>)</w:t>
            </w:r>
          </w:p>
          <w:p w14:paraId="3A7E3EA3" w14:textId="77777777" w:rsidR="00D7384B" w:rsidRPr="000C2E0A" w:rsidRDefault="00D7384B" w:rsidP="00A408A8">
            <w:pPr>
              <w:pStyle w:val="SingleSpacing"/>
              <w:rPr>
                <w:sz w:val="24"/>
                <w:szCs w:val="24"/>
              </w:rPr>
            </w:pPr>
            <w:r w:rsidRPr="000C2E0A">
              <w:rPr>
                <w:sz w:val="24"/>
                <w:szCs w:val="24"/>
              </w:rPr>
              <w:t>)</w:t>
            </w:r>
          </w:p>
          <w:p w14:paraId="1835C94F" w14:textId="77777777" w:rsidR="00D7384B" w:rsidRPr="000C2E0A" w:rsidRDefault="00D7384B" w:rsidP="00A408A8">
            <w:pPr>
              <w:pStyle w:val="SingleSpacing"/>
              <w:rPr>
                <w:sz w:val="24"/>
                <w:szCs w:val="24"/>
              </w:rPr>
            </w:pPr>
            <w:r w:rsidRPr="000C2E0A">
              <w:rPr>
                <w:sz w:val="24"/>
                <w:szCs w:val="24"/>
              </w:rPr>
              <w:t>)</w:t>
            </w:r>
          </w:p>
          <w:p w14:paraId="6278AA39" w14:textId="77777777" w:rsidR="00D7384B" w:rsidRPr="000C2E0A" w:rsidRDefault="00D7384B" w:rsidP="00A408A8">
            <w:pPr>
              <w:pStyle w:val="SingleSpacing"/>
              <w:rPr>
                <w:sz w:val="24"/>
                <w:szCs w:val="24"/>
              </w:rPr>
            </w:pPr>
            <w:r w:rsidRPr="000C2E0A">
              <w:rPr>
                <w:sz w:val="24"/>
                <w:szCs w:val="24"/>
              </w:rPr>
              <w:t>)</w:t>
            </w:r>
          </w:p>
          <w:p w14:paraId="4A273455" w14:textId="77777777" w:rsidR="00D7384B" w:rsidRPr="000C2E0A" w:rsidRDefault="00D7384B" w:rsidP="00A408A8">
            <w:pPr>
              <w:pStyle w:val="SingleSpacing"/>
              <w:rPr>
                <w:sz w:val="24"/>
                <w:szCs w:val="24"/>
              </w:rPr>
            </w:pPr>
            <w:r w:rsidRPr="000C2E0A">
              <w:rPr>
                <w:sz w:val="24"/>
                <w:szCs w:val="24"/>
              </w:rPr>
              <w:t>)</w:t>
            </w:r>
          </w:p>
          <w:p w14:paraId="5D0F82BC" w14:textId="77777777" w:rsidR="00D7384B" w:rsidRPr="000C2E0A" w:rsidRDefault="00D7384B" w:rsidP="00A408A8">
            <w:pPr>
              <w:pStyle w:val="SingleSpacing"/>
              <w:rPr>
                <w:sz w:val="24"/>
                <w:szCs w:val="24"/>
              </w:rPr>
            </w:pPr>
            <w:r w:rsidRPr="000C2E0A">
              <w:rPr>
                <w:sz w:val="24"/>
                <w:szCs w:val="24"/>
              </w:rPr>
              <w:t>)</w:t>
            </w:r>
          </w:p>
          <w:p w14:paraId="371748AE" w14:textId="77777777" w:rsidR="00D7384B" w:rsidRPr="000C2E0A" w:rsidRDefault="00D7384B" w:rsidP="00A408A8">
            <w:pPr>
              <w:pStyle w:val="SingleSpacing"/>
              <w:rPr>
                <w:sz w:val="24"/>
                <w:szCs w:val="24"/>
              </w:rPr>
            </w:pPr>
            <w:r w:rsidRPr="000C2E0A">
              <w:rPr>
                <w:sz w:val="24"/>
                <w:szCs w:val="24"/>
              </w:rPr>
              <w:t>)</w:t>
            </w:r>
          </w:p>
          <w:p w14:paraId="469DA856" w14:textId="34D55848" w:rsidR="00D7384B" w:rsidRPr="000C2E0A" w:rsidRDefault="00D7384B" w:rsidP="00A408A8">
            <w:pPr>
              <w:pStyle w:val="SingleSpacing"/>
              <w:rPr>
                <w:sz w:val="24"/>
                <w:szCs w:val="24"/>
              </w:rPr>
            </w:pPr>
            <w:r w:rsidRPr="000C2E0A">
              <w:rPr>
                <w:sz w:val="24"/>
                <w:szCs w:val="24"/>
              </w:rPr>
              <w:t>)</w:t>
            </w:r>
          </w:p>
          <w:p w14:paraId="19AF003C" w14:textId="77777777" w:rsidR="00D7384B" w:rsidRDefault="00D7384B" w:rsidP="00A408A8">
            <w:pPr>
              <w:pStyle w:val="SingleSpacing"/>
              <w:rPr>
                <w:sz w:val="24"/>
                <w:szCs w:val="24"/>
              </w:rPr>
            </w:pPr>
            <w:r w:rsidRPr="000C2E0A">
              <w:rPr>
                <w:sz w:val="24"/>
                <w:szCs w:val="24"/>
              </w:rPr>
              <w:t>)</w:t>
            </w:r>
          </w:p>
          <w:p w14:paraId="465A6EE9" w14:textId="77777777" w:rsidR="00E71F56" w:rsidRDefault="00E71F56" w:rsidP="00A408A8">
            <w:pPr>
              <w:pStyle w:val="SingleSpacing"/>
              <w:rPr>
                <w:ins w:id="8" w:author="Jessie Li" w:date="2026-04-06T10:52:00Z" w16du:dateUtc="2026-04-06T17:52:00Z"/>
                <w:sz w:val="24"/>
                <w:szCs w:val="24"/>
              </w:rPr>
            </w:pPr>
            <w:r>
              <w:rPr>
                <w:sz w:val="24"/>
                <w:szCs w:val="24"/>
              </w:rPr>
              <w:t>)</w:t>
            </w:r>
          </w:p>
          <w:p w14:paraId="294FD4BE" w14:textId="03103371" w:rsidR="00EB3A9C" w:rsidRPr="000C2E0A" w:rsidRDefault="00EB3A9C" w:rsidP="00A408A8">
            <w:pPr>
              <w:pStyle w:val="SingleSpacing"/>
              <w:rPr>
                <w:sz w:val="24"/>
                <w:szCs w:val="24"/>
              </w:rPr>
            </w:pPr>
            <w:ins w:id="9" w:author="Jessie Li" w:date="2026-04-06T10:52:00Z" w16du:dateUtc="2026-04-06T17:52:00Z">
              <w:r>
                <w:rPr>
                  <w:sz w:val="24"/>
                  <w:szCs w:val="24"/>
                </w:rPr>
                <w:t>)</w:t>
              </w:r>
            </w:ins>
          </w:p>
        </w:tc>
        <w:tc>
          <w:tcPr>
            <w:tcW w:w="4542" w:type="dxa"/>
          </w:tcPr>
          <w:p w14:paraId="1450F78B" w14:textId="77777777" w:rsidR="00D7384B" w:rsidRDefault="00D7384B" w:rsidP="00A408A8">
            <w:pPr>
              <w:pStyle w:val="SingleSpacing"/>
              <w:rPr>
                <w:bCs/>
                <w:sz w:val="24"/>
              </w:rPr>
            </w:pPr>
          </w:p>
          <w:p w14:paraId="01353BB5" w14:textId="77777777" w:rsidR="00D7384B" w:rsidRDefault="00D7384B" w:rsidP="00A408A8">
            <w:pPr>
              <w:pStyle w:val="SingleSpacing"/>
              <w:rPr>
                <w:bCs/>
                <w:sz w:val="24"/>
              </w:rPr>
            </w:pPr>
          </w:p>
          <w:p w14:paraId="724048AC" w14:textId="592288F2" w:rsidR="0047425D" w:rsidRPr="00812088" w:rsidRDefault="00D7384B" w:rsidP="00A408A8">
            <w:pPr>
              <w:pStyle w:val="SingleSpacing"/>
              <w:rPr>
                <w:bCs/>
                <w:sz w:val="24"/>
              </w:rPr>
            </w:pPr>
            <w:r>
              <w:rPr>
                <w:bCs/>
                <w:sz w:val="24"/>
              </w:rPr>
              <w:t>SPECIAL POWER OF ATTORNEY</w:t>
            </w:r>
            <w:r w:rsidR="00047B3A">
              <w:rPr>
                <w:bCs/>
                <w:sz w:val="24"/>
              </w:rPr>
              <w:t xml:space="preserve"> OF CHILD</w:t>
            </w:r>
            <w:r w:rsidR="00CD6663">
              <w:rPr>
                <w:bCs/>
                <w:sz w:val="24"/>
              </w:rPr>
              <w:t xml:space="preserve"> </w:t>
            </w:r>
            <w:r w:rsidR="0047425D">
              <w:rPr>
                <w:bCs/>
                <w:sz w:val="24"/>
              </w:rPr>
              <w:t>AND AUTHORIZATION TO CONSENT TO HEALTH CARE FOR MINOR</w:t>
            </w:r>
          </w:p>
        </w:tc>
      </w:tr>
    </w:tbl>
    <w:p w14:paraId="17DABA56" w14:textId="77777777" w:rsidR="00D7384B" w:rsidRDefault="00D7384B" w:rsidP="00D7384B">
      <w:pPr>
        <w:rPr>
          <w:sz w:val="24"/>
        </w:rPr>
      </w:pPr>
    </w:p>
    <w:p w14:paraId="3EB42AC3" w14:textId="0749C566" w:rsidR="00D7384B" w:rsidRDefault="00D7384B" w:rsidP="00923F38">
      <w:pPr>
        <w:pStyle w:val="Style1"/>
        <w:jc w:val="both"/>
      </w:pPr>
      <w:r>
        <w:t xml:space="preserve">I, IP1NAME, am the IP1ROLE of the Infant CHILDNAME, born to me via gestational surrogate SURROGATENAME. My IP1COUNTRY Passport No. is IP1PASSPORT.  A photocopy of my passport is attached to this declaration.</w:t>
      </w:r>
    </w:p>
    <w:p w14:paraId="20D952CF" w14:textId="04310742" w:rsidR="00D7384B" w:rsidRPr="00920302" w:rsidRDefault="008034B9" w:rsidP="009D572E">
      <w:pPr>
        <w:pStyle w:val="Style1"/>
        <w:jc w:val="both"/>
      </w:pPr>
      <w:r>
        <w:t xml:space="preserve">My child, Infant CHILDNAME is expected to be born anytime from now to the original anticipated due date, on or before DUEDATE, at HOSPITALNAME, in HOSPITALCITY, HOSPITALSTATE via gestational surrogate SURROGATENAME, whose date of birth is SURROGATEDOB.</w:t>
      </w:r>
    </w:p>
    <w:p w14:paraId="4C4A8C1E" w14:textId="17C2612E" w:rsidR="00D7384B" w:rsidRPr="00920302" w:rsidRDefault="00335383" w:rsidP="009D572E">
      <w:pPr>
        <w:pStyle w:val="Style1"/>
        <w:jc w:val="both"/>
      </w:pPr>
      <w:r>
        <w:t xml:space="preserve">I hereby consent to giving special powers of attorney to AGENT1NAME, date of birth AGENT1DOB and AGENT1ID (a copy of AGENT1NAME’s identification is attached to this declaration), and AGENT2NAME, date of birth AGENT2DOB and AGENT2ID (a copy of AGENT2NAME’s identification is attached to this declaration).</w:t>
      </w:r>
    </w:p>
    <w:p w14:paraId="62EE2839" w14:textId="0C856803" w:rsidR="00D7384B" w:rsidRPr="00920302" w:rsidRDefault="004239FA" w:rsidP="009D572E">
      <w:pPr>
        <w:pStyle w:val="Style1"/>
        <w:jc w:val="both"/>
      </w:pPr>
      <w:r>
        <w:t xml:space="preserve">I understand and agree that AGENT1NAME and/or AGENT2NAME are to be provided a wristband, allowing their access to the nursery (including the Neo-Natal Intensive Care Unit “NICU”) by any physician and/or medical facility and/or medical personnel providing post-natal or well care to the child born to me by my gestational surrogate.</w:t>
      </w:r>
    </w:p>
    <w:p w14:paraId="6589FDED" w14:textId="47AF8A51" w:rsidR="00D7384B" w:rsidRPr="00920302" w:rsidRDefault="007527C1" w:rsidP="009D572E">
      <w:pPr>
        <w:pStyle w:val="Style1"/>
        <w:jc w:val="both"/>
      </w:pPr>
      <w:r>
        <w:t xml:space="preserve">I hereby consent that the child born to me by SURROGATENAME shall be released upon discharge to AGENT1NAME or AGENT2NAME without my presence. This is due to the fact I am not able to arrive the United States before Child’s delivery.</w:t>
      </w:r>
    </w:p>
    <w:p w14:paraId="79DF6A86" w14:textId="7C895671" w:rsidR="00D7384B" w:rsidRPr="00920302" w:rsidRDefault="00196AB7" w:rsidP="009D572E">
      <w:pPr>
        <w:pStyle w:val="Style1"/>
        <w:jc w:val="both"/>
      </w:pPr>
      <w:r>
        <w:t xml:space="preserve">I hereby consent for AGENT1NAME, AGENT2NAME and/or any agent designated by my attorney ATTORNEYNAME to complete the Birth Certificate Application and sign the birth certificate for my child so that no paperwork is delayed in having the Certified Birth Certificate available. I give permission for AGENT1NAME, AGENT2NAME and/or any agent designated by my attorney ATTORNEYNAME to provide the full name that i wish to give my child.</w:t>
      </w:r>
    </w:p>
    <w:p w14:paraId="0B06996F" w14:textId="7B2B3DF2" w:rsidR="00D7384B" w:rsidRDefault="00196AB7" w:rsidP="009D572E">
      <w:pPr>
        <w:pStyle w:val="Style1"/>
        <w:jc w:val="both"/>
      </w:pPr>
      <w:r>
        <w:t xml:space="preserve">I hereby consent for AGENT1NAME and/or AGENT2NAME to act as true and lawful representative, agent, and Attorney-In-Fact for me and in their name to sign documents on my behalf and to act on my behalf as needed for the hospital and further pediatric well care. I consent and authorize for AGENT1NAME and/or AGENT2NAME to be able to speak with the hospital staff regarding the health status and to receive medical information. AGENT1NAME and/or AGENT2NAME are authorized to make decisions for the benefit of and best interest of my child after birth. I understand that additional documents may be required in order to effectuate such powers due to the requirements of third parties.</w:t>
      </w:r>
    </w:p>
    <w:p w14:paraId="55F4712F" w14:textId="2EA00165" w:rsidR="00E4229E" w:rsidRDefault="00196AB7" w:rsidP="009D572E">
      <w:pPr>
        <w:pStyle w:val="Style1"/>
        <w:jc w:val="both"/>
      </w:pPr>
      <w:r>
        <w:t xml:space="preserve">I hereby authorize AGENT1NAME and/or AGENT2NAME to obtain a passport for Infant CHILDNAME and to travel with the Infant CHILDNAME including to any state or outside of the United States.</w:t>
      </w:r>
    </w:p>
    <w:p w14:paraId="05153D08" w14:textId="3D2562CC" w:rsidR="00480786" w:rsidRPr="00EE1268" w:rsidRDefault="00480786" w:rsidP="009D572E">
      <w:pPr>
        <w:pStyle w:val="Style1"/>
        <w:jc w:val="both"/>
      </w:pPr>
      <w:r>
        <w:t xml:space="preserve">I hereby authorize AGENT1NAME and/or AGENT2NAME to obtain Infant CHILDNAME’s birth certificate, travel documents, and to request an apostille from any applicable agency on my behalf.</w:t>
      </w:r>
    </w:p>
    <w:p w14:paraId="1738E974" w14:textId="07B4646B" w:rsidR="00D7384B" w:rsidRPr="00BA143A" w:rsidRDefault="00D7384B" w:rsidP="009D572E">
      <w:pPr>
        <w:pStyle w:val="Style1"/>
        <w:jc w:val="both"/>
      </w:pPr>
      <w:r w:rsidRPr="00BA143A">
        <w:t xml:space="preserve">The rights, power and authority herein granted shall remain in full force from the date of signing, until one of the following events occurs: </w:t>
      </w:r>
      <w:r w:rsidR="00E4229E">
        <w:t xml:space="preserve">six </w:t>
      </w:r>
      <w:r>
        <w:t>(</w:t>
      </w:r>
      <w:r w:rsidR="00E4229E">
        <w:t>6</w:t>
      </w:r>
      <w:r>
        <w:t>)</w:t>
      </w:r>
      <w:r w:rsidRPr="00BA143A">
        <w:t xml:space="preserve"> </w:t>
      </w:r>
      <w:r w:rsidR="00BF5931">
        <w:rPr>
          <w:rFonts w:hint="eastAsia"/>
          <w:lang w:eastAsia="zh-CN"/>
        </w:rPr>
        <w:t>mont</w:t>
      </w:r>
      <w:r w:rsidR="00BF5931">
        <w:t xml:space="preserve">hs </w:t>
      </w:r>
      <w:r w:rsidRPr="00BA143A">
        <w:t xml:space="preserve">from the date of signing occurs or termination by a written Revocation of Power of Attorney signed by </w:t>
      </w:r>
      <w:r w:rsidR="00196AB7">
        <w:t>me</w:t>
      </w:r>
      <w:r w:rsidRPr="00BA143A">
        <w:t xml:space="preserve">, whichever happens first. This Power of Attorney shall not be affected by </w:t>
      </w:r>
      <w:r w:rsidR="00196AB7">
        <w:t>my</w:t>
      </w:r>
      <w:r>
        <w:t xml:space="preserve"> </w:t>
      </w:r>
      <w:r w:rsidRPr="00BA143A">
        <w:t xml:space="preserve">disability or incapacity. The authority herein granted to </w:t>
      </w:r>
      <w:r w:rsidR="00196AB7">
        <w:t>my</w:t>
      </w:r>
      <w:r>
        <w:t xml:space="preserve"> </w:t>
      </w:r>
      <w:r w:rsidRPr="00BA143A">
        <w:t>Attorney-in-Fact, is exercisable by</w:t>
      </w:r>
      <w:r>
        <w:t xml:space="preserve"> </w:t>
      </w:r>
      <w:r w:rsidR="00196AB7">
        <w:t>me</w:t>
      </w:r>
      <w:r w:rsidRPr="00BA143A">
        <w:t xml:space="preserve">, notwithstanding </w:t>
      </w:r>
      <w:r w:rsidR="00196AB7">
        <w:t>my</w:t>
      </w:r>
      <w:r>
        <w:t xml:space="preserve"> </w:t>
      </w:r>
      <w:r w:rsidRPr="00BA143A">
        <w:t xml:space="preserve">later disability or incapacity or later uncertainty as to whether </w:t>
      </w:r>
      <w:r w:rsidR="00196AB7">
        <w:t xml:space="preserve">I am </w:t>
      </w:r>
      <w:r w:rsidRPr="00BA143A">
        <w:t>dead or alive.</w:t>
      </w:r>
    </w:p>
    <w:p w14:paraId="0D120C14" w14:textId="186488C2" w:rsidR="00E46B3D" w:rsidRPr="00516C0E" w:rsidRDefault="00196AB7" w:rsidP="009D572E">
      <w:pPr>
        <w:pStyle w:val="Style1"/>
        <w:jc w:val="both"/>
      </w:pPr>
      <w:r>
        <w:lastRenderedPageBreak/>
        <w:t>I</w:t>
      </w:r>
      <w:r w:rsidR="00D7384B" w:rsidRPr="00BA143A">
        <w:t xml:space="preserve"> hereby release from liability any individual, business, or health care provider providing medical care in reliance on this document from liability relating to acceptance of this form and the Attorney-in-Fact’s consent.</w:t>
      </w:r>
    </w:p>
    <w:p w14:paraId="21D5593B" w14:textId="5970C51D" w:rsidR="00E46B3D" w:rsidRPr="007A4D69" w:rsidRDefault="00E46B3D" w:rsidP="00923F38">
      <w:pPr>
        <w:pStyle w:val="BodyText"/>
        <w:tabs>
          <w:tab w:val="left" w:pos="640"/>
          <w:tab w:val="left" w:pos="1775"/>
          <w:tab w:val="left" w:pos="3886"/>
          <w:tab w:val="left" w:pos="7470"/>
        </w:tabs>
        <w:spacing w:line="480" w:lineRule="auto"/>
        <w:ind w:firstLine="0"/>
        <w:jc w:val="both"/>
        <w:rPr>
          <w:szCs w:val="24"/>
        </w:rPr>
      </w:pPr>
      <w:r>
        <w:rPr>
          <w:szCs w:val="24"/>
        </w:rPr>
        <w:t xml:space="preserve">IN WITNESS WHEREOF, I, IP1NAME, have executed this Power of Attorney on ______________.</w:t>
      </w:r>
    </w:p>
    <w:p w14:paraId="1ECE6293" w14:textId="4F6CF3E4" w:rsidR="00D7384B" w:rsidRDefault="00D7384B" w:rsidP="00DD768A">
      <w:pPr>
        <w:pStyle w:val="BodyText"/>
        <w:ind w:left="3600"/>
      </w:pPr>
      <w:r w:rsidRPr="003E4ACF">
        <w:rPr>
          <w:szCs w:val="24"/>
          <w:u w:val="single"/>
        </w:rPr>
        <w:tab/>
      </w:r>
      <w:r w:rsidRPr="003E4ACF">
        <w:rPr>
          <w:szCs w:val="24"/>
          <w:u w:val="single"/>
        </w:rPr>
        <w:tab/>
      </w:r>
      <w:r w:rsidRPr="003E4ACF">
        <w:rPr>
          <w:szCs w:val="24"/>
          <w:u w:val="single"/>
        </w:rPr>
        <w:tab/>
      </w:r>
      <w:r w:rsidRPr="003E4ACF">
        <w:rPr>
          <w:szCs w:val="24"/>
          <w:u w:val="single"/>
        </w:rPr>
        <w:tab/>
      </w:r>
      <w:r w:rsidRPr="003E4ACF">
        <w:rPr>
          <w:szCs w:val="24"/>
          <w:u w:val="single"/>
        </w:rPr>
        <w:tab/>
      </w:r>
      <w:r w:rsidRPr="003E4ACF">
        <w:rPr>
          <w:szCs w:val="24"/>
          <w:u w:val="single"/>
        </w:rPr>
        <w:tab/>
      </w:r>
    </w:p>
    <w:p w14:paraId="105E5B7F" w14:textId="5646C266" w:rsidR="001E1178" w:rsidRDefault="00661932" w:rsidP="007A075B">
      <w:pPr>
        <w:pStyle w:val="BodyText"/>
        <w:ind w:left="3600"/>
        <w:rPr>
          <w:rFonts w:eastAsiaTheme="minorEastAsia"/>
          <w:szCs w:val="24"/>
          <w:lang w:eastAsia="zh-CN"/>
        </w:rPr>
      </w:pPr>
      <w:r>
        <w:rPr>
          <w:rFonts w:eastAsia="Times New Roman"/>
          <w:szCs w:val="24"/>
        </w:rPr>
        <w:t xml:space="preserve">IP1NAME</w:t>
      </w:r>
    </w:p>
    <w:p w14:paraId="5DBEC1B1" w14:textId="77777777" w:rsidR="008E0E9C" w:rsidRDefault="008E0E9C" w:rsidP="007A075B">
      <w:pPr>
        <w:pStyle w:val="BodyText"/>
        <w:ind w:left="3600"/>
        <w:rPr>
          <w:rFonts w:eastAsiaTheme="minorEastAsia"/>
          <w:szCs w:val="24"/>
          <w:lang w:eastAsia="zh-CN"/>
        </w:rPr>
      </w:pPr>
    </w:p>
    <w:p w14:paraId="435D8C26" w14:textId="6D04078B" w:rsidR="00FB0824" w:rsidRDefault="00FB0824">
      <w:pPr>
        <w:spacing w:line="240" w:lineRule="auto"/>
        <w:rPr>
          <w:rFonts w:eastAsiaTheme="minorEastAsia"/>
          <w:sz w:val="24"/>
          <w:lang w:eastAsia="zh-CN"/>
        </w:rPr>
      </w:pPr>
      <w:r>
        <w:rPr>
          <w:rFonts w:eastAsiaTheme="minorEastAsia"/>
          <w:lang w:eastAsia="zh-CN"/>
        </w:rPr>
        <w:br w:type="page"/>
      </w:r>
    </w:p>
    <w:p w14:paraId="7E463358" w14:textId="77777777" w:rsidR="00FB0824" w:rsidRPr="00C77073" w:rsidRDefault="00FB0824" w:rsidP="00FB0824">
      <w:pPr>
        <w:tabs>
          <w:tab w:val="left" w:pos="0"/>
          <w:tab w:val="left" w:pos="864"/>
          <w:tab w:val="left" w:pos="1440"/>
        </w:tabs>
        <w:suppressAutoHyphens/>
        <w:jc w:val="center"/>
        <w:rPr>
          <w:spacing w:val="-3"/>
          <w:sz w:val="24"/>
        </w:rPr>
      </w:pPr>
      <w:bookmarkStart w:id="76" w:name="_Hlk132799686"/>
      <w:r w:rsidRPr="00C77073">
        <w:rPr>
          <w:spacing w:val="-3"/>
          <w:sz w:val="24"/>
        </w:rPr>
        <w:lastRenderedPageBreak/>
        <w:t>NOTARY ACKNOWLEDGMENT</w:t>
      </w:r>
    </w:p>
    <w:p w14:paraId="662CC555" w14:textId="500AC27E" w:rsidR="00FB0824" w:rsidRPr="00C77073" w:rsidRDefault="00FB0824" w:rsidP="00FB0824">
      <w:pPr>
        <w:tabs>
          <w:tab w:val="left" w:pos="0"/>
          <w:tab w:val="left" w:pos="864"/>
          <w:tab w:val="left" w:pos="1440"/>
        </w:tabs>
        <w:suppressAutoHyphens/>
        <w:rPr>
          <w:spacing w:val="-3"/>
          <w:sz w:val="24"/>
        </w:rPr>
      </w:pPr>
      <w:r>
        <w:rPr>
          <w:rFonts w:ascii="Calibri" w:hAnsi="Calibri" w:cs="Calibri"/>
          <w:noProof/>
          <w:sz w:val="22"/>
        </w:rPr>
        <mc:AlternateContent>
          <mc:Choice Requires="wps">
            <w:drawing>
              <wp:anchor distT="45720" distB="45720" distL="114300" distR="114300" simplePos="0" relativeHeight="251658240" behindDoc="0" locked="0" layoutInCell="1" allowOverlap="1" wp14:anchorId="38DA0D5C" wp14:editId="61352CF6">
                <wp:simplePos x="0" y="0"/>
                <wp:positionH relativeFrom="margin">
                  <wp:align>center</wp:align>
                </wp:positionH>
                <wp:positionV relativeFrom="paragraph">
                  <wp:posOffset>311150</wp:posOffset>
                </wp:positionV>
                <wp:extent cx="5699760" cy="769620"/>
                <wp:effectExtent l="9525" t="6350" r="5715" b="8255"/>
                <wp:wrapSquare wrapText="bothSides"/>
                <wp:docPr id="13942356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769620"/>
                        </a:xfrm>
                        <a:prstGeom prst="rect">
                          <a:avLst/>
                        </a:prstGeom>
                        <a:solidFill>
                          <a:srgbClr val="FFFFFF"/>
                        </a:solidFill>
                        <a:ln w="9525">
                          <a:solidFill>
                            <a:srgbClr val="000000"/>
                          </a:solidFill>
                          <a:miter lim="800000"/>
                          <a:headEnd/>
                          <a:tailEnd/>
                        </a:ln>
                      </wps:spPr>
                      <wps:txbx>
                        <w:txbxContent>
                          <w:p w14:paraId="203F5213" w14:textId="77777777" w:rsidR="00FB0824" w:rsidRPr="00C77073" w:rsidRDefault="00FB0824" w:rsidP="00FB0824">
                            <w:pPr>
                              <w:rPr>
                                <w:sz w:val="24"/>
                                <w:szCs w:val="24"/>
                              </w:rPr>
                            </w:pPr>
                            <w:r w:rsidRPr="00C77073">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8DA0D5C" id="_x0000_t202" coordsize="21600,21600" o:spt="202" path="m,l,21600r21600,l21600,xe">
                <v:stroke joinstyle="miter"/>
                <v:path gradientshapeok="t" o:connecttype="rect"/>
              </v:shapetype>
              <v:shape id="Text Box 5" o:spid="_x0000_s1026" type="#_x0000_t202" style="position:absolute;margin-left:0;margin-top:24.5pt;width:448.8pt;height:60.6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">
                <v:textbox style="mso-fit-shape-to-text:t">
                  <w:txbxContent>
                    <w:p w14:paraId="203F5213" w14:textId="77777777" w:rsidR="00FB0824" w:rsidRPr="00C77073" w:rsidRDefault="00FB0824" w:rsidP="00FB0824">
                      <w:pPr>
                        <w:rPr>
                          <w:sz w:val="24"/>
                          <w:szCs w:val="24"/>
                        </w:rPr>
                      </w:pPr>
                      <w:r w:rsidRPr="00C77073">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v:textbox>
                <w10:wrap type="square" anchorx="margin"/>
              </v:shape>
            </w:pict>
          </mc:Fallback>
        </mc:AlternateContent>
      </w:r>
    </w:p>
    <w:p w14:paraId="73EEE049" w14:textId="77777777" w:rsidR="00FB0824" w:rsidRDefault="00FB0824" w:rsidP="00FB0824">
      <w:pPr>
        <w:tabs>
          <w:tab w:val="left" w:pos="0"/>
          <w:tab w:val="left" w:pos="864"/>
          <w:tab w:val="left" w:pos="1440"/>
        </w:tabs>
        <w:suppressAutoHyphens/>
        <w:rPr>
          <w:spacing w:val="-3"/>
          <w:sz w:val="24"/>
        </w:rPr>
      </w:pPr>
    </w:p>
    <w:p w14:paraId="5E9B2C36" w14:textId="674C448E" w:rsidR="00FB0824" w:rsidRPr="00C77073" w:rsidRDefault="00FB0824" w:rsidP="00FB0824">
      <w:pPr>
        <w:tabs>
          <w:tab w:val="left" w:pos="0"/>
          <w:tab w:val="left" w:pos="864"/>
          <w:tab w:val="left" w:pos="1440"/>
        </w:tabs>
        <w:suppressAutoHyphens/>
        <w:rPr>
          <w:spacing w:val="-3"/>
          <w:sz w:val="24"/>
        </w:rPr>
      </w:pPr>
      <w:r w:rsidRPr="00C77073">
        <w:rPr>
          <w:spacing w:val="-3"/>
          <w:sz w:val="24"/>
        </w:rPr>
        <w:t>STATE OF</w:t>
      </w:r>
      <w:r w:rsidRPr="00C77073">
        <w:rPr>
          <w:spacing w:val="-3"/>
          <w:sz w:val="24"/>
          <w:u w:val="single"/>
        </w:rPr>
        <w:tab/>
      </w:r>
      <w:r w:rsidRPr="00C77073">
        <w:rPr>
          <w:spacing w:val="-3"/>
          <w:sz w:val="24"/>
          <w:u w:val="single"/>
        </w:rPr>
        <w:tab/>
      </w:r>
      <w:r w:rsidRPr="00C77073">
        <w:rPr>
          <w:spacing w:val="-3"/>
          <w:sz w:val="24"/>
          <w:u w:val="single"/>
        </w:rPr>
        <w:tab/>
        <w:t>)</w:t>
      </w:r>
    </w:p>
    <w:p w14:paraId="01FC07C3"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ab/>
      </w:r>
      <w:r w:rsidRPr="00C77073">
        <w:rPr>
          <w:spacing w:val="-3"/>
          <w:sz w:val="24"/>
        </w:rPr>
        <w:tab/>
      </w:r>
      <w:r w:rsidRPr="00C77073">
        <w:rPr>
          <w:spacing w:val="-3"/>
          <w:sz w:val="24"/>
        </w:rPr>
        <w:tab/>
      </w:r>
      <w:r w:rsidRPr="00C77073">
        <w:rPr>
          <w:spacing w:val="-3"/>
          <w:sz w:val="24"/>
        </w:rPr>
        <w:tab/>
        <w:t>)</w:t>
      </w:r>
    </w:p>
    <w:p w14:paraId="3CC265C8"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COUNTY OF</w:t>
      </w:r>
      <w:r w:rsidRPr="00C77073">
        <w:rPr>
          <w:spacing w:val="-3"/>
          <w:sz w:val="24"/>
        </w:rPr>
        <w:tab/>
        <w:t>____________</w:t>
      </w:r>
      <w:r w:rsidRPr="00C77073">
        <w:rPr>
          <w:spacing w:val="-3"/>
          <w:sz w:val="24"/>
          <w:u w:val="single"/>
        </w:rPr>
        <w:tab/>
      </w:r>
      <w:r w:rsidRPr="00C77073">
        <w:rPr>
          <w:spacing w:val="-3"/>
          <w:sz w:val="24"/>
        </w:rPr>
        <w:t>)</w:t>
      </w:r>
      <w:r w:rsidRPr="00C77073">
        <w:rPr>
          <w:spacing w:val="-3"/>
          <w:sz w:val="24"/>
        </w:rPr>
        <w:tab/>
      </w:r>
      <w:r w:rsidRPr="00C77073">
        <w:rPr>
          <w:spacing w:val="-3"/>
          <w:sz w:val="24"/>
        </w:rPr>
        <w:tab/>
      </w:r>
    </w:p>
    <w:p w14:paraId="08C78E5E" w14:textId="77777777" w:rsidR="00FB0824" w:rsidRPr="00C77073" w:rsidRDefault="00FB0824" w:rsidP="00FB0824">
      <w:pPr>
        <w:tabs>
          <w:tab w:val="left" w:pos="0"/>
          <w:tab w:val="left" w:pos="864"/>
          <w:tab w:val="left" w:pos="1440"/>
        </w:tabs>
        <w:suppressAutoHyphens/>
        <w:rPr>
          <w:spacing w:val="-3"/>
          <w:sz w:val="24"/>
        </w:rPr>
      </w:pPr>
    </w:p>
    <w:p w14:paraId="6AAD550F" w14:textId="1C84A9F7" w:rsidR="00FB0824" w:rsidRPr="00C77073" w:rsidRDefault="00FB0824" w:rsidP="00FB0824">
      <w:pPr>
        <w:tabs>
          <w:tab w:val="left" w:pos="0"/>
          <w:tab w:val="left" w:pos="864"/>
          <w:tab w:val="left" w:pos="1440"/>
        </w:tabs>
        <w:suppressAutoHyphens/>
        <w:jc w:val="both"/>
        <w:rPr>
          <w:spacing w:val="-3"/>
          <w:sz w:val="24"/>
        </w:rPr>
      </w:pPr>
      <w:r w:rsidRPr="00C77073">
        <w:rPr>
          <w:spacing w:val="-3"/>
          <w:sz w:val="24"/>
        </w:rPr>
        <w:t xml:space="preserve">On ______________________, before me, ______________________________, a Notary Public, </w:t>
      </w:r>
      <w:r>
        <w:rPr>
          <w:spacing w:val="-3"/>
          <w:sz w:val="24"/>
          <w:lang w:eastAsia="zh-CN"/>
        </w:rPr>
        <w:t>remotely</w:t>
      </w:r>
      <w:r w:rsidRPr="00C77073">
        <w:rPr>
          <w:spacing w:val="-3"/>
          <w:sz w:val="24"/>
        </w:rPr>
        <w:t xml:space="preserve"> appeared</w:t>
      </w:r>
      <w:r w:rsidRPr="00C77073">
        <w:rPr>
          <w:spacing w:val="-3"/>
          <w:sz w:val="24"/>
          <w:u w:val="single"/>
        </w:rPr>
        <w:tab/>
      </w:r>
      <w:r w:rsidRPr="00C77073">
        <w:rPr>
          <w:spacing w:val="-3"/>
          <w:sz w:val="24"/>
          <w:u w:val="single"/>
        </w:rPr>
        <w:tab/>
      </w:r>
      <w:r w:rsidRPr="00C77073">
        <w:rPr>
          <w:spacing w:val="-3"/>
          <w:sz w:val="24"/>
          <w:u w:val="single"/>
        </w:rPr>
        <w:tab/>
      </w:r>
      <w:r w:rsidRPr="00C77073">
        <w:rPr>
          <w:spacing w:val="-3"/>
          <w:sz w:val="24"/>
          <w:u w:val="single"/>
        </w:rPr>
        <w:tab/>
      </w:r>
      <w:r w:rsidRPr="00C77073">
        <w:rPr>
          <w:spacing w:val="-3"/>
          <w:sz w:val="24"/>
        </w:rPr>
        <w:t>, who proved to me on the basis of satisfactory evidence to be the person(s) whose name(s) is/are subscribed to the within instrument and acknowledged to me that he/she/they executed the same in his/her/their authorized capacity(ies), and that by his/her/their signature on the instrument the person(s), or the entity on behalf of which the person(s) acted, executed the instrument.</w:t>
      </w:r>
    </w:p>
    <w:p w14:paraId="16A50109" w14:textId="77777777" w:rsidR="00FB0824" w:rsidRPr="00C77073" w:rsidRDefault="00FB0824" w:rsidP="00FB0824">
      <w:pPr>
        <w:tabs>
          <w:tab w:val="left" w:pos="0"/>
          <w:tab w:val="left" w:pos="864"/>
          <w:tab w:val="left" w:pos="1440"/>
        </w:tabs>
        <w:suppressAutoHyphens/>
        <w:rPr>
          <w:spacing w:val="-3"/>
          <w:sz w:val="24"/>
        </w:rPr>
      </w:pPr>
    </w:p>
    <w:p w14:paraId="53256EEA"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 xml:space="preserve">I certify under PENALTY OF PERJURY under the law of the State of </w:t>
      </w:r>
      <w:r w:rsidRPr="00C77073">
        <w:rPr>
          <w:spacing w:val="-3"/>
          <w:sz w:val="24"/>
          <w:u w:val="single"/>
        </w:rPr>
        <w:tab/>
      </w:r>
      <w:r w:rsidRPr="00C77073">
        <w:rPr>
          <w:spacing w:val="-3"/>
          <w:sz w:val="24"/>
          <w:u w:val="single"/>
        </w:rPr>
        <w:tab/>
      </w:r>
      <w:r w:rsidRPr="00C77073">
        <w:rPr>
          <w:spacing w:val="-3"/>
          <w:sz w:val="24"/>
          <w:u w:val="single"/>
        </w:rPr>
        <w:tab/>
      </w:r>
      <w:r w:rsidRPr="00C77073">
        <w:rPr>
          <w:spacing w:val="-3"/>
          <w:sz w:val="24"/>
        </w:rPr>
        <w:t xml:space="preserve"> that the foregoing paragraph is true and correct.</w:t>
      </w:r>
    </w:p>
    <w:p w14:paraId="5E1CED22" w14:textId="77777777" w:rsidR="00FB0824" w:rsidRPr="00C77073" w:rsidRDefault="00FB0824" w:rsidP="00FB0824">
      <w:pPr>
        <w:tabs>
          <w:tab w:val="left" w:pos="0"/>
          <w:tab w:val="left" w:pos="864"/>
          <w:tab w:val="left" w:pos="1440"/>
        </w:tabs>
        <w:suppressAutoHyphens/>
        <w:rPr>
          <w:spacing w:val="-3"/>
          <w:sz w:val="24"/>
        </w:rPr>
      </w:pPr>
    </w:p>
    <w:p w14:paraId="16C2214C"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WITNESS my hand and official seal.</w:t>
      </w:r>
    </w:p>
    <w:p w14:paraId="30842253" w14:textId="77777777" w:rsidR="00FB0824" w:rsidRPr="00C77073" w:rsidRDefault="00FB0824" w:rsidP="00FB0824">
      <w:pPr>
        <w:tabs>
          <w:tab w:val="left" w:pos="0"/>
          <w:tab w:val="left" w:pos="864"/>
          <w:tab w:val="left" w:pos="1440"/>
        </w:tabs>
        <w:suppressAutoHyphens/>
        <w:rPr>
          <w:spacing w:val="-3"/>
          <w:sz w:val="24"/>
        </w:rPr>
      </w:pPr>
    </w:p>
    <w:p w14:paraId="58258917" w14:textId="77777777" w:rsidR="00FB0824" w:rsidRPr="00C77073" w:rsidRDefault="00FB0824" w:rsidP="00FB0824">
      <w:pPr>
        <w:tabs>
          <w:tab w:val="left" w:pos="0"/>
          <w:tab w:val="left" w:pos="864"/>
          <w:tab w:val="left" w:pos="1440"/>
        </w:tabs>
        <w:suppressAutoHyphens/>
        <w:rPr>
          <w:spacing w:val="-3"/>
          <w:sz w:val="24"/>
        </w:rPr>
      </w:pPr>
    </w:p>
    <w:p w14:paraId="33092760" w14:textId="77777777" w:rsidR="00FB0824" w:rsidRPr="00C77073" w:rsidRDefault="00FB0824" w:rsidP="00FB0824">
      <w:r w:rsidRPr="00C77073">
        <w:rPr>
          <w:spacing w:val="-3"/>
          <w:sz w:val="24"/>
        </w:rPr>
        <w:t>_______________________________________</w:t>
      </w:r>
    </w:p>
    <w:p w14:paraId="0138568F"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Notary Public</w:t>
      </w:r>
    </w:p>
    <w:bookmarkEnd w:id="76"/>
    <w:p w14:paraId="695D66C4" w14:textId="77777777" w:rsidR="00FB0824" w:rsidRPr="00C77073" w:rsidRDefault="00FB0824" w:rsidP="00FB0824">
      <w:pPr>
        <w:tabs>
          <w:tab w:val="left" w:pos="0"/>
          <w:tab w:val="left" w:pos="864"/>
          <w:tab w:val="left" w:pos="1440"/>
        </w:tabs>
        <w:suppressAutoHyphens/>
        <w:ind w:left="720" w:hanging="720"/>
        <w:rPr>
          <w:spacing w:val="-3"/>
          <w:sz w:val="24"/>
        </w:rPr>
      </w:pPr>
    </w:p>
    <w:p w14:paraId="35924F69" w14:textId="77777777" w:rsidR="008E0E9C" w:rsidRDefault="008E0E9C" w:rsidP="007A075B">
      <w:pPr>
        <w:pStyle w:val="BodyText"/>
        <w:ind w:left="3600"/>
        <w:rPr>
          <w:rFonts w:eastAsia="Times New Roman"/>
          <w:szCs w:val="24"/>
        </w:rPr>
      </w:pPr>
    </w:p>
    <w:p w14:paraId="1A35A11E" w14:textId="363FA0D4" w:rsidR="009078CC" w:rsidRDefault="009078CC" w:rsidP="00140A4A">
      <w:pPr>
        <w:spacing w:line="240" w:lineRule="auto"/>
        <w:rPr>
          <w:noProof/>
        </w:rPr>
      </w:pPr>
    </w:p>
    <w:p w14:paraId="4923C885" w14:textId="2D7D2DC0" w:rsidR="00567B13" w:rsidRDefault="00456957" w:rsidP="00140A4A">
      <w:pPr>
        <w:spacing w:line="240" w:lineRule="auto"/>
        <w:rPr>
          <w:noProof/>
        </w:rPr>
      </w:pPr>
      <w:r w:rsidRPr="0033620B">
        <w:rPr>
          <w:noProof/>
        </w:rPr>
        <w:lastRenderedPageBreak/>
        <w:drawing>
          <wp:anchor distT="0" distB="0" distL="114300" distR="114300" simplePos="0" relativeHeight="251659266" behindDoc="0" locked="0" layoutInCell="1" allowOverlap="1" wp14:anchorId="652BCCDF" wp14:editId="11409DB7">
            <wp:simplePos x="0" y="0"/>
            <wp:positionH relativeFrom="column">
              <wp:posOffset>28575</wp:posOffset>
            </wp:positionH>
            <wp:positionV relativeFrom="paragraph">
              <wp:posOffset>0</wp:posOffset>
            </wp:positionV>
            <wp:extent cx="3531870" cy="2333625"/>
            <wp:effectExtent l="0" t="0" r="0" b="9525"/>
            <wp:wrapSquare wrapText="bothSides"/>
            <wp:docPr id="141908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88409" name=""/>
                    <pic:cNvPicPr/>
                  </pic:nvPicPr>
                  <pic:blipFill>
                    <a:blip r:embed="rId8">
                      <a:extLst>
                        <a:ext uri="{28A0092B-C50C-407E-A947-70E740481C1C}">
                          <a14:useLocalDpi xmlns:a14="http://schemas.microsoft.com/office/drawing/2010/main" val="0"/>
                        </a:ext>
                      </a:extLst>
                    </a:blip>
                    <a:stretch>
                      <a:fillRect/>
                    </a:stretch>
                  </pic:blipFill>
                  <pic:spPr>
                    <a:xfrm>
                      <a:off x="0" y="0"/>
                      <a:ext cx="3531870" cy="2333625"/>
                    </a:xfrm>
                    <a:prstGeom prst="rect">
                      <a:avLst/>
                    </a:prstGeom>
                  </pic:spPr>
                </pic:pic>
              </a:graphicData>
            </a:graphic>
            <wp14:sizeRelH relativeFrom="margin">
              <wp14:pctWidth>0</wp14:pctWidth>
            </wp14:sizeRelH>
            <wp14:sizeRelV relativeFrom="margin">
              <wp14:pctHeight>0</wp14:pctHeight>
            </wp14:sizeRelV>
          </wp:anchor>
        </w:drawing>
      </w:r>
      <w:r w:rsidR="0033620B" w:rsidRPr="0033620B">
        <w:rPr>
          <w:noProof/>
        </w:rPr>
        <w:t xml:space="preserve"> </w:t>
      </w:r>
    </w:p>
    <w:p w14:paraId="65798889" w14:textId="77777777" w:rsidR="00567B13" w:rsidRPr="00771A6B" w:rsidRDefault="00567B13" w:rsidP="00771A6B"/>
    <w:p w14:paraId="4A66E15C" w14:textId="77777777" w:rsidR="00567B13" w:rsidRPr="00771A6B" w:rsidRDefault="00567B13" w:rsidP="00771A6B"/>
    <w:p w14:paraId="2447651F" w14:textId="77777777" w:rsidR="00567B13" w:rsidRDefault="00567B13" w:rsidP="00140A4A">
      <w:pPr>
        <w:spacing w:line="240" w:lineRule="auto"/>
        <w:rPr>
          <w:noProof/>
        </w:rPr>
      </w:pPr>
    </w:p>
    <w:p w14:paraId="14B194F5" w14:textId="395E0F28" w:rsidR="00567B13" w:rsidRDefault="00567B13" w:rsidP="00140A4A">
      <w:pPr>
        <w:spacing w:line="240" w:lineRule="auto"/>
        <w:rPr>
          <w:noProof/>
        </w:rPr>
      </w:pPr>
    </w:p>
    <w:p w14:paraId="1A45F66A" w14:textId="77777777" w:rsidR="00567B13" w:rsidRDefault="00567B13" w:rsidP="00140A4A">
      <w:pPr>
        <w:spacing w:line="240" w:lineRule="auto"/>
        <w:rPr>
          <w:noProof/>
        </w:rPr>
      </w:pPr>
    </w:p>
    <w:p w14:paraId="06DF7DF6" w14:textId="77777777" w:rsidR="00567B13" w:rsidRDefault="00567B13" w:rsidP="00140A4A">
      <w:pPr>
        <w:spacing w:line="240" w:lineRule="auto"/>
        <w:rPr>
          <w:noProof/>
        </w:rPr>
      </w:pPr>
    </w:p>
    <w:p w14:paraId="2942649F" w14:textId="77777777" w:rsidR="00A82F01" w:rsidRDefault="00A82F01">
      <w:pPr>
        <w:spacing w:line="240" w:lineRule="auto"/>
        <w:ind w:firstLine="720"/>
        <w:rPr>
          <w:ins w:id="77" w:author="Jessie Li" w:date="2026-04-06T10:44:00Z" w16du:dateUtc="2026-04-06T17:44:00Z"/>
          <w:noProof/>
          <w:sz w:val="24"/>
          <w:szCs w:val="24"/>
        </w:rPr>
      </w:pPr>
    </w:p>
    <w:p w14:paraId="24893EA8" w14:textId="77777777" w:rsidR="00A82F01" w:rsidRDefault="00A82F01">
      <w:pPr>
        <w:spacing w:line="240" w:lineRule="auto"/>
        <w:ind w:firstLine="720"/>
        <w:rPr>
          <w:ins w:id="78" w:author="Jessie Li" w:date="2026-04-06T10:44:00Z" w16du:dateUtc="2026-04-06T17:44:00Z"/>
          <w:noProof/>
          <w:sz w:val="24"/>
          <w:szCs w:val="24"/>
        </w:rPr>
      </w:pPr>
    </w:p>
    <w:p w14:paraId="3B329178" w14:textId="77777777" w:rsidR="00A82F01" w:rsidRDefault="00A82F01">
      <w:pPr>
        <w:spacing w:line="240" w:lineRule="auto"/>
        <w:ind w:firstLine="720"/>
        <w:rPr>
          <w:ins w:id="79" w:author="Jessie Li" w:date="2026-04-06T10:44:00Z" w16du:dateUtc="2026-04-06T17:44:00Z"/>
          <w:noProof/>
          <w:sz w:val="24"/>
          <w:szCs w:val="24"/>
        </w:rPr>
      </w:pPr>
    </w:p>
    <w:p w14:paraId="1C1B435A" w14:textId="77777777" w:rsidR="00A82F01" w:rsidRDefault="00A82F01">
      <w:pPr>
        <w:spacing w:line="240" w:lineRule="auto"/>
        <w:ind w:firstLine="720"/>
        <w:rPr>
          <w:ins w:id="80" w:author="Jessie Li" w:date="2026-04-06T10:44:00Z" w16du:dateUtc="2026-04-06T17:44:00Z"/>
          <w:noProof/>
          <w:sz w:val="24"/>
          <w:szCs w:val="24"/>
        </w:rPr>
      </w:pPr>
    </w:p>
    <w:p w14:paraId="0D1B532A" w14:textId="77777777" w:rsidR="00A82F01" w:rsidRDefault="00A82F01">
      <w:pPr>
        <w:spacing w:line="240" w:lineRule="auto"/>
        <w:ind w:firstLine="720"/>
        <w:rPr>
          <w:ins w:id="81" w:author="Jessie Li" w:date="2026-04-06T10:44:00Z" w16du:dateUtc="2026-04-06T17:44:00Z"/>
          <w:noProof/>
          <w:sz w:val="24"/>
          <w:szCs w:val="24"/>
        </w:rPr>
      </w:pPr>
    </w:p>
    <w:p w14:paraId="7B849C35" w14:textId="08DC7904" w:rsidR="00284C86" w:rsidRDefault="00567B13">
      <w:pPr>
        <w:spacing w:line="240" w:lineRule="auto"/>
        <w:ind w:firstLine="720"/>
        <w:rPr>
          <w:noProof/>
          <w:sz w:val="24"/>
          <w:szCs w:val="24"/>
          <w:lang w:eastAsia="zh-CN"/>
        </w:rPr>
      </w:pPr>
      <w:r w:rsidRPr="00771A6B">
        <w:rPr>
          <w:noProof/>
          <w:sz w:val="24"/>
          <w:szCs w:val="24"/>
        </w:rPr>
        <w:t>Power of Attorney</w:t>
      </w:r>
      <w:r w:rsidR="00FB206B">
        <w:rPr>
          <w:rFonts w:hint="eastAsia"/>
          <w:noProof/>
          <w:sz w:val="24"/>
          <w:szCs w:val="24"/>
          <w:lang w:eastAsia="zh-CN"/>
        </w:rPr>
        <w:t xml:space="preserve"> 1</w:t>
      </w:r>
    </w:p>
    <w:p w14:paraId="1C331D8A" w14:textId="77777777" w:rsidR="00284C86" w:rsidDel="00A82F01" w:rsidRDefault="00284C86">
      <w:pPr>
        <w:spacing w:line="240" w:lineRule="auto"/>
        <w:ind w:firstLine="720"/>
        <w:rPr>
          <w:del w:id="82" w:author="Jessie Li" w:date="2026-04-06T10:44:00Z" w16du:dateUtc="2026-04-06T17:44:00Z"/>
          <w:noProof/>
          <w:sz w:val="24"/>
          <w:szCs w:val="24"/>
          <w:lang w:eastAsia="zh-CN"/>
        </w:rPr>
      </w:pPr>
    </w:p>
    <w:p w14:paraId="5C806D09" w14:textId="77777777" w:rsidR="00284C86" w:rsidDel="00A82F01" w:rsidRDefault="00284C86">
      <w:pPr>
        <w:spacing w:line="240" w:lineRule="auto"/>
        <w:ind w:firstLine="720"/>
        <w:rPr>
          <w:del w:id="83" w:author="Jessie Li" w:date="2026-04-06T10:44:00Z" w16du:dateUtc="2026-04-06T17:44:00Z"/>
          <w:noProof/>
          <w:sz w:val="24"/>
          <w:szCs w:val="24"/>
          <w:lang w:eastAsia="zh-CN"/>
        </w:rPr>
      </w:pPr>
    </w:p>
    <w:p w14:paraId="004F15BB" w14:textId="44757D1B" w:rsidR="00284C86" w:rsidDel="00A82F01" w:rsidRDefault="00284C86">
      <w:pPr>
        <w:spacing w:line="240" w:lineRule="auto"/>
        <w:ind w:firstLine="720"/>
        <w:rPr>
          <w:del w:id="84" w:author="Jessie Li" w:date="2026-04-06T10:44:00Z" w16du:dateUtc="2026-04-06T17:44:00Z"/>
          <w:noProof/>
          <w:sz w:val="24"/>
          <w:szCs w:val="24"/>
          <w:lang w:eastAsia="zh-CN"/>
        </w:rPr>
      </w:pPr>
    </w:p>
    <w:p w14:paraId="5A0AF252" w14:textId="77777777" w:rsidR="00284C86" w:rsidDel="00A82F01" w:rsidRDefault="00284C86">
      <w:pPr>
        <w:spacing w:line="240" w:lineRule="auto"/>
        <w:ind w:firstLine="720"/>
        <w:rPr>
          <w:del w:id="85" w:author="Jessie Li" w:date="2026-04-06T10:44:00Z" w16du:dateUtc="2026-04-06T17:44:00Z"/>
          <w:noProof/>
          <w:sz w:val="24"/>
          <w:szCs w:val="24"/>
          <w:lang w:eastAsia="zh-CN"/>
        </w:rPr>
      </w:pPr>
    </w:p>
    <w:p w14:paraId="24890611" w14:textId="7E96A19F" w:rsidR="00284C86" w:rsidDel="00A82F01" w:rsidRDefault="00284C86">
      <w:pPr>
        <w:spacing w:line="240" w:lineRule="auto"/>
        <w:ind w:firstLine="720"/>
        <w:rPr>
          <w:del w:id="86" w:author="Jessie Li" w:date="2026-04-06T10:44:00Z" w16du:dateUtc="2026-04-06T17:44:00Z"/>
          <w:noProof/>
          <w:sz w:val="24"/>
          <w:szCs w:val="24"/>
          <w:lang w:eastAsia="zh-CN"/>
        </w:rPr>
      </w:pPr>
    </w:p>
    <w:p w14:paraId="715AD340" w14:textId="398E029F" w:rsidR="00284C86" w:rsidRDefault="00284C86">
      <w:pPr>
        <w:spacing w:line="240" w:lineRule="auto"/>
        <w:ind w:firstLine="720"/>
        <w:rPr>
          <w:noProof/>
          <w:sz w:val="24"/>
          <w:szCs w:val="24"/>
          <w:lang w:eastAsia="zh-CN"/>
        </w:rPr>
      </w:pPr>
    </w:p>
    <w:p w14:paraId="05F74FA2" w14:textId="77777777" w:rsidR="00284C86" w:rsidRDefault="00284C86">
      <w:pPr>
        <w:spacing w:line="240" w:lineRule="auto"/>
        <w:ind w:firstLine="720"/>
        <w:rPr>
          <w:noProof/>
          <w:sz w:val="24"/>
          <w:szCs w:val="24"/>
          <w:lang w:eastAsia="zh-CN"/>
        </w:rPr>
      </w:pPr>
    </w:p>
    <w:p w14:paraId="50735048" w14:textId="380F4155" w:rsidR="00284C86" w:rsidRDefault="00456957" w:rsidP="00284C86">
      <w:pPr>
        <w:spacing w:line="240" w:lineRule="auto"/>
        <w:rPr>
          <w:noProof/>
          <w:sz w:val="24"/>
          <w:szCs w:val="24"/>
          <w:lang w:eastAsia="zh-CN"/>
        </w:rPr>
      </w:pPr>
      <w:r w:rsidRPr="0033620B">
        <w:rPr>
          <w:noProof/>
          <w:sz w:val="24"/>
          <w:szCs w:val="24"/>
          <w:lang w:eastAsia="zh-CN"/>
        </w:rPr>
        <w:drawing>
          <wp:anchor distT="0" distB="0" distL="114300" distR="114300" simplePos="0" relativeHeight="251660290" behindDoc="0" locked="0" layoutInCell="1" allowOverlap="1" wp14:anchorId="070F0EF2" wp14:editId="79EF3BE2">
            <wp:simplePos x="0" y="0"/>
            <wp:positionH relativeFrom="margin">
              <wp:align>left</wp:align>
            </wp:positionH>
            <wp:positionV relativeFrom="paragraph">
              <wp:posOffset>27940</wp:posOffset>
            </wp:positionV>
            <wp:extent cx="3438525" cy="2077085"/>
            <wp:effectExtent l="0" t="0" r="0" b="0"/>
            <wp:wrapSquare wrapText="bothSides"/>
            <wp:docPr id="191726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6021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46135" cy="2081898"/>
                    </a:xfrm>
                    <a:prstGeom prst="rect">
                      <a:avLst/>
                    </a:prstGeom>
                  </pic:spPr>
                </pic:pic>
              </a:graphicData>
            </a:graphic>
            <wp14:sizeRelH relativeFrom="margin">
              <wp14:pctWidth>0</wp14:pctWidth>
            </wp14:sizeRelH>
            <wp14:sizeRelV relativeFrom="margin">
              <wp14:pctHeight>0</wp14:pctHeight>
            </wp14:sizeRelV>
          </wp:anchor>
        </w:drawing>
      </w:r>
    </w:p>
    <w:p w14:paraId="60A81695" w14:textId="3C4A2E06" w:rsidR="00284C86" w:rsidRDefault="0033620B" w:rsidP="00284C86">
      <w:pPr>
        <w:spacing w:line="240" w:lineRule="auto"/>
        <w:rPr>
          <w:noProof/>
          <w:sz w:val="24"/>
          <w:szCs w:val="24"/>
          <w:lang w:eastAsia="zh-CN"/>
        </w:rPr>
      </w:pPr>
      <w:r w:rsidRPr="0033620B">
        <w:rPr>
          <w:noProof/>
        </w:rPr>
        <w:t xml:space="preserve"> </w:t>
      </w:r>
    </w:p>
    <w:p w14:paraId="75420087" w14:textId="77777777" w:rsidR="00284C86" w:rsidRDefault="00284C86" w:rsidP="00284C86">
      <w:pPr>
        <w:spacing w:line="240" w:lineRule="auto"/>
        <w:rPr>
          <w:noProof/>
          <w:sz w:val="24"/>
          <w:szCs w:val="24"/>
          <w:lang w:eastAsia="zh-CN"/>
        </w:rPr>
      </w:pPr>
    </w:p>
    <w:p w14:paraId="14AA4BA2" w14:textId="33608FF6" w:rsidR="00284C86" w:rsidRDefault="00284C86" w:rsidP="00284C86">
      <w:pPr>
        <w:spacing w:line="240" w:lineRule="auto"/>
        <w:rPr>
          <w:noProof/>
          <w:sz w:val="24"/>
          <w:szCs w:val="24"/>
          <w:lang w:eastAsia="zh-CN"/>
        </w:rPr>
      </w:pPr>
    </w:p>
    <w:p w14:paraId="10DF2E53" w14:textId="77777777" w:rsidR="00284C86" w:rsidRDefault="00284C86" w:rsidP="00284C86">
      <w:pPr>
        <w:spacing w:line="240" w:lineRule="auto"/>
        <w:rPr>
          <w:noProof/>
          <w:sz w:val="24"/>
          <w:szCs w:val="24"/>
          <w:lang w:eastAsia="zh-CN"/>
        </w:rPr>
      </w:pPr>
    </w:p>
    <w:p w14:paraId="21B8E306" w14:textId="3144D78D" w:rsidR="00284C86" w:rsidRDefault="00284C86" w:rsidP="00284C86">
      <w:pPr>
        <w:spacing w:line="240" w:lineRule="auto"/>
        <w:rPr>
          <w:noProof/>
          <w:sz w:val="24"/>
          <w:szCs w:val="24"/>
          <w:lang w:eastAsia="zh-CN"/>
        </w:rPr>
      </w:pPr>
    </w:p>
    <w:p w14:paraId="7981270D" w14:textId="77777777" w:rsidR="00A82F01" w:rsidRDefault="00A82F01" w:rsidP="00284C86">
      <w:pPr>
        <w:spacing w:line="240" w:lineRule="auto"/>
        <w:ind w:firstLine="720"/>
        <w:rPr>
          <w:ins w:id="87" w:author="Jessie Li" w:date="2026-04-06T10:43:00Z" w16du:dateUtc="2026-04-06T17:43:00Z"/>
          <w:noProof/>
          <w:sz w:val="24"/>
          <w:szCs w:val="24"/>
        </w:rPr>
      </w:pPr>
    </w:p>
    <w:p w14:paraId="21E5A710" w14:textId="77777777" w:rsidR="00A82F01" w:rsidRDefault="00A82F01" w:rsidP="00284C86">
      <w:pPr>
        <w:spacing w:line="240" w:lineRule="auto"/>
        <w:ind w:firstLine="720"/>
        <w:rPr>
          <w:ins w:id="88" w:author="Jessie Li" w:date="2026-04-06T10:43:00Z" w16du:dateUtc="2026-04-06T17:43:00Z"/>
          <w:noProof/>
          <w:sz w:val="24"/>
          <w:szCs w:val="24"/>
        </w:rPr>
      </w:pPr>
    </w:p>
    <w:p w14:paraId="35251F9D" w14:textId="77777777" w:rsidR="00A82F01" w:rsidRDefault="00A82F01" w:rsidP="00284C86">
      <w:pPr>
        <w:spacing w:line="240" w:lineRule="auto"/>
        <w:ind w:firstLine="720"/>
        <w:rPr>
          <w:ins w:id="89" w:author="Jessie Li" w:date="2026-04-06T10:43:00Z" w16du:dateUtc="2026-04-06T17:43:00Z"/>
          <w:noProof/>
          <w:sz w:val="24"/>
          <w:szCs w:val="24"/>
        </w:rPr>
      </w:pPr>
    </w:p>
    <w:p w14:paraId="0F487825" w14:textId="77777777" w:rsidR="00A82F01" w:rsidRDefault="00A82F01" w:rsidP="00284C86">
      <w:pPr>
        <w:spacing w:line="240" w:lineRule="auto"/>
        <w:ind w:firstLine="720"/>
        <w:rPr>
          <w:ins w:id="90" w:author="Jessie Li" w:date="2026-04-06T10:43:00Z" w16du:dateUtc="2026-04-06T17:43:00Z"/>
          <w:noProof/>
          <w:sz w:val="24"/>
          <w:szCs w:val="24"/>
        </w:rPr>
      </w:pPr>
    </w:p>
    <w:p w14:paraId="2676AF47" w14:textId="78C74254" w:rsidR="00284C86" w:rsidRDefault="00284C86" w:rsidP="00284C86">
      <w:pPr>
        <w:spacing w:line="240" w:lineRule="auto"/>
        <w:ind w:firstLine="720"/>
        <w:rPr>
          <w:noProof/>
          <w:sz w:val="24"/>
          <w:szCs w:val="24"/>
          <w:lang w:eastAsia="zh-CN"/>
        </w:rPr>
      </w:pPr>
      <w:r w:rsidRPr="00EB622D">
        <w:rPr>
          <w:noProof/>
          <w:sz w:val="24"/>
          <w:szCs w:val="24"/>
        </w:rPr>
        <w:t>Power of Attorney</w:t>
      </w:r>
      <w:r>
        <w:rPr>
          <w:rFonts w:hint="eastAsia"/>
          <w:noProof/>
          <w:sz w:val="24"/>
          <w:szCs w:val="24"/>
          <w:lang w:eastAsia="zh-CN"/>
        </w:rPr>
        <w:t xml:space="preserve"> </w:t>
      </w:r>
      <w:r>
        <w:rPr>
          <w:noProof/>
          <w:sz w:val="24"/>
          <w:szCs w:val="24"/>
          <w:lang w:eastAsia="zh-CN"/>
        </w:rPr>
        <w:t>2</w:t>
      </w:r>
    </w:p>
    <w:p w14:paraId="6CC9F428" w14:textId="77777777" w:rsidR="00456957" w:rsidRDefault="00456957" w:rsidP="00284C86">
      <w:pPr>
        <w:spacing w:line="240" w:lineRule="auto"/>
        <w:rPr>
          <w:noProof/>
          <w:sz w:val="24"/>
          <w:szCs w:val="24"/>
          <w:lang w:eastAsia="zh-CN"/>
        </w:rPr>
      </w:pPr>
    </w:p>
    <w:p w14:paraId="7EEF8967" w14:textId="77777777" w:rsidR="00456957" w:rsidDel="00A82F01" w:rsidRDefault="00456957" w:rsidP="00284C86">
      <w:pPr>
        <w:spacing w:line="240" w:lineRule="auto"/>
        <w:rPr>
          <w:del w:id="91" w:author="Jessie Li" w:date="2026-04-06T10:44:00Z" w16du:dateUtc="2026-04-06T17:44:00Z"/>
          <w:noProof/>
          <w:sz w:val="24"/>
          <w:szCs w:val="24"/>
          <w:lang w:eastAsia="zh-CN"/>
        </w:rPr>
      </w:pPr>
    </w:p>
    <w:p w14:paraId="53F0AEBA" w14:textId="77777777" w:rsidR="00456957" w:rsidDel="00A82F01" w:rsidRDefault="00456957" w:rsidP="00284C86">
      <w:pPr>
        <w:spacing w:line="240" w:lineRule="auto"/>
        <w:rPr>
          <w:del w:id="92" w:author="Jessie Li" w:date="2026-04-06T10:44:00Z" w16du:dateUtc="2026-04-06T17:44:00Z"/>
          <w:noProof/>
          <w:sz w:val="24"/>
          <w:szCs w:val="24"/>
          <w:lang w:eastAsia="zh-CN"/>
        </w:rPr>
      </w:pPr>
    </w:p>
    <w:p w14:paraId="5679330F" w14:textId="77777777" w:rsidR="00456957" w:rsidDel="00A82F01" w:rsidRDefault="00456957" w:rsidP="00284C86">
      <w:pPr>
        <w:spacing w:line="240" w:lineRule="auto"/>
        <w:rPr>
          <w:del w:id="93" w:author="Jessie Li" w:date="2026-04-06T10:44:00Z" w16du:dateUtc="2026-04-06T17:44:00Z"/>
          <w:noProof/>
          <w:sz w:val="24"/>
          <w:szCs w:val="24"/>
          <w:lang w:eastAsia="zh-CN"/>
        </w:rPr>
      </w:pPr>
    </w:p>
    <w:p w14:paraId="1A51325B" w14:textId="4158607A" w:rsidR="00456957" w:rsidDel="00A82F01" w:rsidRDefault="00456957" w:rsidP="00284C86">
      <w:pPr>
        <w:spacing w:line="240" w:lineRule="auto"/>
        <w:rPr>
          <w:del w:id="94" w:author="Jessie Li" w:date="2026-04-06T10:44:00Z" w16du:dateUtc="2026-04-06T17:44:00Z"/>
          <w:noProof/>
          <w:sz w:val="24"/>
          <w:szCs w:val="24"/>
          <w:lang w:eastAsia="zh-CN"/>
        </w:rPr>
      </w:pPr>
    </w:p>
    <w:p w14:paraId="382E21DC" w14:textId="7DBB72EC" w:rsidR="00456957" w:rsidDel="00A82F01" w:rsidRDefault="000B0730" w:rsidP="00284C86">
      <w:pPr>
        <w:spacing w:line="240" w:lineRule="auto"/>
        <w:rPr>
          <w:del w:id="95" w:author="Jessie Li" w:date="2026-04-06T10:43:00Z" w16du:dateUtc="2026-04-06T17:43:00Z"/>
          <w:noProof/>
          <w:sz w:val="24"/>
          <w:szCs w:val="24"/>
          <w:lang w:eastAsia="zh-CN"/>
        </w:rPr>
      </w:pPr>
      <w:del w:id="96" w:author="Jessie Li" w:date="2026-04-06T10:42:00Z" w16du:dateUtc="2026-04-06T17:42:00Z">
        <w:r w:rsidRPr="00D94C61" w:rsidDel="003D7D6B">
          <w:rPr>
            <w:noProof/>
            <w:sz w:val="24"/>
            <w:szCs w:val="24"/>
          </w:rPr>
          <w:drawing>
            <wp:anchor distT="0" distB="0" distL="114300" distR="114300" simplePos="0" relativeHeight="251661314" behindDoc="0" locked="0" layoutInCell="1" allowOverlap="1" wp14:anchorId="40EBF386" wp14:editId="217D761C">
              <wp:simplePos x="0" y="0"/>
              <wp:positionH relativeFrom="column">
                <wp:posOffset>152400</wp:posOffset>
              </wp:positionH>
              <wp:positionV relativeFrom="paragraph">
                <wp:posOffset>143510</wp:posOffset>
              </wp:positionV>
              <wp:extent cx="2247900" cy="3192145"/>
              <wp:effectExtent l="0" t="0" r="0" b="8255"/>
              <wp:wrapSquare wrapText="bothSides"/>
              <wp:docPr id="103532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21722" name=""/>
                      <pic:cNvPicPr/>
                    </pic:nvPicPr>
                    <pic:blipFill>
                      <a:blip r:embed="rId10">
                        <a:extLst>
                          <a:ext uri="{28A0092B-C50C-407E-A947-70E740481C1C}">
                            <a14:useLocalDpi xmlns:a14="http://schemas.microsoft.com/office/drawing/2010/main" val="0"/>
                          </a:ext>
                        </a:extLst>
                      </a:blip>
                      <a:stretch>
                        <a:fillRect/>
                      </a:stretch>
                    </pic:blipFill>
                    <pic:spPr>
                      <a:xfrm>
                        <a:off x="0" y="0"/>
                        <a:ext cx="2247900" cy="3192145"/>
                      </a:xfrm>
                      <a:prstGeom prst="rect">
                        <a:avLst/>
                      </a:prstGeom>
                    </pic:spPr>
                  </pic:pic>
                </a:graphicData>
              </a:graphic>
              <wp14:sizeRelH relativeFrom="margin">
                <wp14:pctWidth>0</wp14:pctWidth>
              </wp14:sizeRelH>
              <wp14:sizeRelV relativeFrom="margin">
                <wp14:pctHeight>0</wp14:pctHeight>
              </wp14:sizeRelV>
            </wp:anchor>
          </w:drawing>
        </w:r>
      </w:del>
    </w:p>
    <w:p w14:paraId="6C2FD4E5" w14:textId="42115E25" w:rsidR="00456957" w:rsidDel="00A82F01" w:rsidRDefault="00456957" w:rsidP="00284C86">
      <w:pPr>
        <w:spacing w:line="240" w:lineRule="auto"/>
        <w:rPr>
          <w:del w:id="97" w:author="Jessie Li" w:date="2026-04-06T10:43:00Z" w16du:dateUtc="2026-04-06T17:43:00Z"/>
          <w:noProof/>
          <w:sz w:val="24"/>
          <w:szCs w:val="24"/>
          <w:lang w:eastAsia="zh-CN"/>
        </w:rPr>
      </w:pPr>
    </w:p>
    <w:p w14:paraId="15ED9C5E" w14:textId="75B3EFAC" w:rsidR="00456957" w:rsidDel="00A82F01" w:rsidRDefault="00456957" w:rsidP="00284C86">
      <w:pPr>
        <w:spacing w:line="240" w:lineRule="auto"/>
        <w:rPr>
          <w:del w:id="98" w:author="Jessie Li" w:date="2026-04-06T10:43:00Z" w16du:dateUtc="2026-04-06T17:43:00Z"/>
          <w:noProof/>
          <w:sz w:val="24"/>
          <w:szCs w:val="24"/>
          <w:lang w:eastAsia="zh-CN"/>
        </w:rPr>
      </w:pPr>
    </w:p>
    <w:p w14:paraId="7923D441" w14:textId="5DAA2ECC" w:rsidR="00456957" w:rsidDel="00A82F01" w:rsidRDefault="00456957" w:rsidP="00284C86">
      <w:pPr>
        <w:spacing w:line="240" w:lineRule="auto"/>
        <w:rPr>
          <w:del w:id="99" w:author="Jessie Li" w:date="2026-04-06T10:43:00Z" w16du:dateUtc="2026-04-06T17:43:00Z"/>
          <w:noProof/>
          <w:sz w:val="24"/>
          <w:szCs w:val="24"/>
          <w:lang w:eastAsia="zh-CN"/>
        </w:rPr>
      </w:pPr>
    </w:p>
    <w:p w14:paraId="7CC2D9F4" w14:textId="77777777" w:rsidR="00456957" w:rsidDel="003D7D6B" w:rsidRDefault="00456957" w:rsidP="00284C86">
      <w:pPr>
        <w:spacing w:line="240" w:lineRule="auto"/>
        <w:rPr>
          <w:del w:id="100" w:author="Jessie Li" w:date="2026-04-06T10:42:00Z" w16du:dateUtc="2026-04-06T17:42:00Z"/>
          <w:noProof/>
          <w:sz w:val="24"/>
          <w:szCs w:val="24"/>
          <w:lang w:eastAsia="zh-CN"/>
        </w:rPr>
      </w:pPr>
    </w:p>
    <w:p w14:paraId="4555238F" w14:textId="77777777" w:rsidR="00456957" w:rsidDel="003D7D6B" w:rsidRDefault="00456957" w:rsidP="00284C86">
      <w:pPr>
        <w:spacing w:line="240" w:lineRule="auto"/>
        <w:rPr>
          <w:del w:id="101" w:author="Jessie Li" w:date="2026-04-06T10:42:00Z" w16du:dateUtc="2026-04-06T17:42:00Z"/>
          <w:noProof/>
          <w:sz w:val="24"/>
          <w:szCs w:val="24"/>
          <w:lang w:eastAsia="zh-CN"/>
        </w:rPr>
      </w:pPr>
    </w:p>
    <w:p w14:paraId="13F2BF17" w14:textId="77777777" w:rsidR="00456957" w:rsidDel="003D7D6B" w:rsidRDefault="00456957" w:rsidP="00284C86">
      <w:pPr>
        <w:spacing w:line="240" w:lineRule="auto"/>
        <w:rPr>
          <w:del w:id="102" w:author="Jessie Li" w:date="2026-04-06T10:42:00Z" w16du:dateUtc="2026-04-06T17:42:00Z"/>
          <w:noProof/>
          <w:sz w:val="24"/>
          <w:szCs w:val="24"/>
          <w:lang w:eastAsia="zh-CN"/>
        </w:rPr>
      </w:pPr>
    </w:p>
    <w:p w14:paraId="620E8DC1" w14:textId="77777777" w:rsidR="00456957" w:rsidDel="003D7D6B" w:rsidRDefault="00456957" w:rsidP="00284C86">
      <w:pPr>
        <w:spacing w:line="240" w:lineRule="auto"/>
        <w:rPr>
          <w:del w:id="103" w:author="Jessie Li" w:date="2026-04-06T10:42:00Z" w16du:dateUtc="2026-04-06T17:42:00Z"/>
          <w:noProof/>
          <w:sz w:val="24"/>
          <w:szCs w:val="24"/>
          <w:lang w:eastAsia="zh-CN"/>
        </w:rPr>
      </w:pPr>
    </w:p>
    <w:p w14:paraId="48D1594B" w14:textId="442B930C" w:rsidR="00456957" w:rsidDel="003D7D6B" w:rsidRDefault="00456957" w:rsidP="00A82F01">
      <w:pPr>
        <w:spacing w:line="240" w:lineRule="auto"/>
        <w:rPr>
          <w:del w:id="104" w:author="Jessie Li" w:date="2026-04-06T10:42:00Z" w16du:dateUtc="2026-04-06T17:42:00Z"/>
          <w:noProof/>
          <w:sz w:val="24"/>
          <w:szCs w:val="24"/>
          <w:lang w:eastAsia="zh-CN"/>
        </w:rPr>
      </w:pPr>
    </w:p>
    <w:p w14:paraId="68845DE7" w14:textId="5A62F128" w:rsidR="006C6D40" w:rsidDel="003D7D6B" w:rsidRDefault="00456957" w:rsidP="00A82F01">
      <w:pPr>
        <w:spacing w:line="240" w:lineRule="auto"/>
        <w:rPr>
          <w:del w:id="105" w:author="Jessie Li" w:date="2026-04-06T10:42:00Z" w16du:dateUtc="2026-04-06T17:42:00Z"/>
          <w:noProof/>
          <w:sz w:val="24"/>
          <w:szCs w:val="24"/>
          <w:lang w:eastAsia="zh-CN"/>
        </w:rPr>
      </w:pPr>
      <w:del w:id="106" w:author="Jessie Li" w:date="2026-04-06T10:42:00Z" w16du:dateUtc="2026-04-06T17:42:00Z">
        <w:r w:rsidDel="003D7D6B">
          <w:rPr>
            <w:rFonts w:hint="eastAsia"/>
            <w:noProof/>
            <w:sz w:val="24"/>
            <w:szCs w:val="24"/>
            <w:lang w:eastAsia="zh-CN"/>
          </w:rPr>
          <w:delText xml:space="preserve">  </w:delText>
        </w:r>
        <w:r w:rsidDel="003D7D6B">
          <w:rPr>
            <w:noProof/>
            <w:sz w:val="24"/>
            <w:szCs w:val="24"/>
            <w:lang w:eastAsia="zh-CN"/>
          </w:rPr>
          <w:tab/>
        </w:r>
        <w:r w:rsidDel="003D7D6B">
          <w:rPr>
            <w:noProof/>
            <w:sz w:val="24"/>
            <w:szCs w:val="24"/>
            <w:lang w:eastAsia="zh-CN"/>
          </w:rPr>
          <w:tab/>
        </w:r>
        <w:r w:rsidDel="003D7D6B">
          <w:rPr>
            <w:noProof/>
            <w:sz w:val="24"/>
            <w:szCs w:val="24"/>
            <w:lang w:eastAsia="zh-CN"/>
          </w:rPr>
          <w:tab/>
        </w:r>
        <w:r w:rsidR="000B0730" w:rsidDel="003D7D6B">
          <w:rPr>
            <w:rFonts w:hint="eastAsia"/>
            <w:noProof/>
            <w:sz w:val="24"/>
            <w:szCs w:val="24"/>
            <w:lang w:eastAsia="zh-CN"/>
          </w:rPr>
          <w:delText xml:space="preserve">       </w:delText>
        </w:r>
        <w:r w:rsidR="00496B6C" w:rsidDel="003D7D6B">
          <w:rPr>
            <w:rFonts w:hint="eastAsia"/>
            <w:noProof/>
            <w:sz w:val="24"/>
            <w:szCs w:val="24"/>
            <w:lang w:eastAsia="zh-CN"/>
          </w:rPr>
          <w:delText xml:space="preserve">  </w:delText>
        </w:r>
        <w:r w:rsidDel="003D7D6B">
          <w:rPr>
            <w:rFonts w:hint="eastAsia"/>
            <w:noProof/>
            <w:sz w:val="24"/>
            <w:szCs w:val="24"/>
            <w:lang w:eastAsia="zh-CN"/>
          </w:rPr>
          <w:delText>P</w:delText>
        </w:r>
        <w:r w:rsidR="006C6D40" w:rsidRPr="00EB622D" w:rsidDel="003D7D6B">
          <w:rPr>
            <w:noProof/>
            <w:sz w:val="24"/>
            <w:szCs w:val="24"/>
          </w:rPr>
          <w:delText>ower of Attorney</w:delText>
        </w:r>
        <w:r w:rsidR="006C6D40" w:rsidDel="003D7D6B">
          <w:rPr>
            <w:rFonts w:hint="eastAsia"/>
            <w:noProof/>
            <w:sz w:val="24"/>
            <w:szCs w:val="24"/>
            <w:lang w:eastAsia="zh-CN"/>
          </w:rPr>
          <w:delText xml:space="preserve"> </w:delText>
        </w:r>
        <w:r w:rsidR="006C6D40" w:rsidDel="003D7D6B">
          <w:rPr>
            <w:noProof/>
            <w:sz w:val="24"/>
            <w:szCs w:val="24"/>
            <w:lang w:eastAsia="zh-CN"/>
          </w:rPr>
          <w:delText>3</w:delText>
        </w:r>
      </w:del>
    </w:p>
    <w:p w14:paraId="687886E3" w14:textId="39136553" w:rsidR="006C6D40" w:rsidDel="00A82F01" w:rsidRDefault="006C6D40">
      <w:pPr>
        <w:spacing w:line="240" w:lineRule="auto"/>
        <w:rPr>
          <w:del w:id="107" w:author="Jessie Li" w:date="2026-04-06T10:43:00Z" w16du:dateUtc="2026-04-06T17:43:00Z"/>
          <w:noProof/>
          <w:sz w:val="24"/>
          <w:szCs w:val="24"/>
          <w:lang w:eastAsia="zh-CN"/>
        </w:rPr>
        <w:pPrChange w:id="108" w:author="Jessie Li" w:date="2026-04-06T10:42:00Z" w16du:dateUtc="2026-04-06T17:42:00Z">
          <w:pPr>
            <w:spacing w:line="240" w:lineRule="auto"/>
            <w:ind w:firstLine="720"/>
          </w:pPr>
        </w:pPrChange>
      </w:pPr>
    </w:p>
    <w:p w14:paraId="443C2714" w14:textId="72DBA39B" w:rsidR="00284C86" w:rsidDel="00A82F01" w:rsidRDefault="00284C86">
      <w:pPr>
        <w:spacing w:line="240" w:lineRule="auto"/>
        <w:ind w:firstLine="720"/>
        <w:rPr>
          <w:del w:id="109" w:author="Jessie Li" w:date="2026-04-06T10:43:00Z" w16du:dateUtc="2026-04-06T17:43:00Z"/>
          <w:noProof/>
          <w:sz w:val="24"/>
          <w:szCs w:val="24"/>
          <w:lang w:eastAsia="zh-CN"/>
        </w:rPr>
      </w:pPr>
    </w:p>
    <w:p w14:paraId="4DE8E540" w14:textId="606CAFE3" w:rsidR="00284C86" w:rsidDel="00A82F01" w:rsidRDefault="00284C86">
      <w:pPr>
        <w:spacing w:line="240" w:lineRule="auto"/>
        <w:ind w:firstLine="720"/>
        <w:rPr>
          <w:del w:id="110" w:author="Jessie Li" w:date="2026-04-06T10:43:00Z" w16du:dateUtc="2026-04-06T17:43:00Z"/>
          <w:noProof/>
          <w:sz w:val="24"/>
          <w:szCs w:val="24"/>
          <w:lang w:eastAsia="zh-CN"/>
        </w:rPr>
      </w:pPr>
    </w:p>
    <w:p w14:paraId="14C622E5" w14:textId="202BBCFE" w:rsidR="00284C86" w:rsidDel="00A82F01" w:rsidRDefault="00284C86">
      <w:pPr>
        <w:spacing w:line="240" w:lineRule="auto"/>
        <w:ind w:firstLine="720"/>
        <w:rPr>
          <w:del w:id="111" w:author="Jessie Li" w:date="2026-04-06T10:43:00Z" w16du:dateUtc="2026-04-06T17:43:00Z"/>
          <w:noProof/>
          <w:sz w:val="24"/>
          <w:szCs w:val="24"/>
          <w:lang w:eastAsia="zh-CN"/>
        </w:rPr>
      </w:pPr>
    </w:p>
    <w:p w14:paraId="77E27EED" w14:textId="6ECFB8B3" w:rsidR="00284C86" w:rsidRDefault="00284C86">
      <w:pPr>
        <w:spacing w:line="240" w:lineRule="auto"/>
        <w:rPr>
          <w:noProof/>
          <w:sz w:val="24"/>
          <w:szCs w:val="24"/>
          <w:lang w:eastAsia="zh-CN"/>
        </w:rPr>
        <w:pPrChange w:id="112" w:author="Jessie Li" w:date="2026-04-06T10:43:00Z" w16du:dateUtc="2026-04-06T17:43:00Z">
          <w:pPr>
            <w:spacing w:line="240" w:lineRule="auto"/>
            <w:ind w:firstLine="720"/>
          </w:pPr>
        </w:pPrChange>
      </w:pPr>
    </w:p>
    <w:p w14:paraId="3D3FD125" w14:textId="4DE615C1" w:rsidR="000B0730" w:rsidRPr="00A82F01" w:rsidDel="00A82F01" w:rsidRDefault="00567B13" w:rsidP="007A4D69">
      <w:pPr>
        <w:spacing w:line="240" w:lineRule="auto"/>
        <w:rPr>
          <w:del w:id="113" w:author="Jessie Li" w:date="2026-04-06T10:43:00Z" w16du:dateUtc="2026-04-06T17:43:00Z"/>
          <w:noProof/>
          <w:sz w:val="24"/>
          <w:szCs w:val="24"/>
          <w:lang w:eastAsia="zh-CN"/>
        </w:rPr>
      </w:pPr>
      <w:r w:rsidRPr="00771A6B">
        <w:rPr>
          <w:noProof/>
          <w:sz w:val="24"/>
          <w:szCs w:val="24"/>
        </w:rPr>
        <w:br w:type="textWrapping" w:clear="all"/>
      </w:r>
      <w:del w:id="114" w:author="Jessie Li" w:date="2026-04-06T10:43:00Z" w16du:dateUtc="2026-04-06T17:43:00Z">
        <w:r w:rsidR="000B0730" w:rsidRPr="000B0730" w:rsidDel="00A82F01">
          <w:rPr>
            <w:noProof/>
            <w:sz w:val="24"/>
            <w:szCs w:val="24"/>
          </w:rPr>
          <w:drawing>
            <wp:inline distT="0" distB="0" distL="0" distR="0" wp14:anchorId="536ECE63" wp14:editId="3E3A0B6D">
              <wp:extent cx="3146652" cy="3810000"/>
              <wp:effectExtent l="0" t="0" r="0" b="0"/>
              <wp:docPr id="176264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45745" name=""/>
                      <pic:cNvPicPr/>
                    </pic:nvPicPr>
                    <pic:blipFill>
                      <a:blip r:embed="rId11"/>
                      <a:stretch>
                        <a:fillRect/>
                      </a:stretch>
                    </pic:blipFill>
                    <pic:spPr>
                      <a:xfrm>
                        <a:off x="0" y="0"/>
                        <a:ext cx="3155999" cy="3821317"/>
                      </a:xfrm>
                      <a:prstGeom prst="rect">
                        <a:avLst/>
                      </a:prstGeom>
                    </pic:spPr>
                  </pic:pic>
                </a:graphicData>
              </a:graphic>
            </wp:inline>
          </w:drawing>
        </w:r>
      </w:del>
      <w:ins w:id="115" w:author="Jessie Li" w:date="2026-04-06T10:43:00Z" w16du:dateUtc="2026-04-06T17:43:00Z">
        <w:r w:rsidR="00A82F01" w:rsidRPr="00A82F01">
          <w:rPr>
            <w:noProof/>
          </w:rPr>
          <w:t xml:space="preserve"> </w:t>
        </w:r>
        <w:r w:rsidR="00A82F01" w:rsidRPr="00A82F01">
          <w:rPr>
            <w:noProof/>
            <w:sz w:val="24"/>
            <w:szCs w:val="24"/>
          </w:rPr>
          <w:drawing>
            <wp:inline distT="0" distB="0" distL="0" distR="0" wp14:anchorId="3709E080" wp14:editId="10F65DA1">
              <wp:extent cx="3677309" cy="2543175"/>
              <wp:effectExtent l="0" t="0" r="0" b="0"/>
              <wp:docPr id="68348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0666" name=""/>
                      <pic:cNvPicPr/>
                    </pic:nvPicPr>
                    <pic:blipFill>
                      <a:blip r:embed="rId12"/>
                      <a:stretch>
                        <a:fillRect/>
                      </a:stretch>
                    </pic:blipFill>
                    <pic:spPr>
                      <a:xfrm>
                        <a:off x="0" y="0"/>
                        <a:ext cx="3683706" cy="2547599"/>
                      </a:xfrm>
                      <a:prstGeom prst="rect">
                        <a:avLst/>
                      </a:prstGeom>
                    </pic:spPr>
                  </pic:pic>
                </a:graphicData>
              </a:graphic>
            </wp:inline>
          </w:drawing>
        </w:r>
        <w:r w:rsidR="00A82F01">
          <w:rPr>
            <w:rFonts w:hint="eastAsia"/>
            <w:noProof/>
            <w:lang w:eastAsia="zh-CN"/>
          </w:rPr>
          <w:t xml:space="preserve">       </w:t>
        </w:r>
      </w:ins>
      <w:ins w:id="116" w:author="Jessie Li" w:date="2026-04-06T10:44:00Z" w16du:dateUtc="2026-04-06T17:44:00Z">
        <w:r w:rsidR="00A82F01" w:rsidRPr="00A82F01">
          <w:rPr>
            <w:noProof/>
            <w:sz w:val="24"/>
            <w:szCs w:val="24"/>
            <w:lang w:eastAsia="zh-CN"/>
            <w:rPrChange w:id="117" w:author="Jessie Li" w:date="2026-04-06T10:44:00Z" w16du:dateUtc="2026-04-06T17:44:00Z">
              <w:rPr>
                <w:noProof/>
                <w:lang w:eastAsia="zh-CN"/>
              </w:rPr>
            </w:rPrChange>
          </w:rPr>
          <w:t>Intended Father</w:t>
        </w:r>
      </w:ins>
      <w:ins w:id="118" w:author="Jessie Li" w:date="2026-04-06T10:43:00Z" w16du:dateUtc="2026-04-06T17:43:00Z">
        <w:r w:rsidR="00A82F01" w:rsidRPr="00A82F01">
          <w:rPr>
            <w:noProof/>
            <w:sz w:val="24"/>
            <w:szCs w:val="24"/>
            <w:lang w:eastAsia="zh-CN"/>
            <w:rPrChange w:id="119" w:author="Jessie Li" w:date="2026-04-06T10:44:00Z" w16du:dateUtc="2026-04-06T17:44:00Z">
              <w:rPr>
                <w:noProof/>
                <w:lang w:eastAsia="zh-CN"/>
              </w:rPr>
            </w:rPrChange>
          </w:rPr>
          <w:t xml:space="preserve">  </w:t>
        </w:r>
      </w:ins>
    </w:p>
    <w:p w14:paraId="695AF2EE" w14:textId="5466AED4" w:rsidR="00D90321" w:rsidRPr="00A82F01" w:rsidRDefault="00567B13" w:rsidP="00A82F01">
      <w:pPr>
        <w:spacing w:line="240" w:lineRule="auto"/>
        <w:rPr>
          <w:sz w:val="24"/>
          <w:szCs w:val="24"/>
          <w:rPrChange w:id="120" w:author="Jessie Li" w:date="2026-04-06T10:44:00Z" w16du:dateUtc="2026-04-06T17:44:00Z">
            <w:rPr>
              <w:szCs w:val="24"/>
            </w:rPr>
          </w:rPrChange>
        </w:rPr>
      </w:pPr>
      <w:del w:id="121" w:author="Jessie Li" w:date="2026-04-06T10:43:00Z" w16du:dateUtc="2026-04-06T17:43:00Z">
        <w:r w:rsidRPr="00A82F01" w:rsidDel="00A82F01">
          <w:rPr>
            <w:sz w:val="24"/>
            <w:szCs w:val="24"/>
          </w:rPr>
          <w:delText>Intended Father</w:delText>
        </w:r>
      </w:del>
    </w:p>
    <w:sectPr w:rsidR="00D90321" w:rsidRPr="00A82F01" w:rsidSect="00587E8C">
      <w:headerReference w:type="default" r:id="rId13"/>
      <w:footerReference w:type="default" r:id="rId14"/>
      <w:pgSz w:w="12240" w:h="15840" w:code="1"/>
      <w:pgMar w:top="-1440" w:right="153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A6A97" w14:textId="77777777" w:rsidR="00D267B5" w:rsidRDefault="00D267B5">
      <w:pPr>
        <w:spacing w:line="240" w:lineRule="auto"/>
      </w:pPr>
      <w:r>
        <w:separator/>
      </w:r>
    </w:p>
  </w:endnote>
  <w:endnote w:type="continuationSeparator" w:id="0">
    <w:p w14:paraId="11535A4E" w14:textId="77777777" w:rsidR="00D267B5" w:rsidRDefault="00D267B5">
      <w:pPr>
        <w:spacing w:line="240" w:lineRule="auto"/>
      </w:pPr>
      <w:r>
        <w:continuationSeparator/>
      </w:r>
    </w:p>
  </w:endnote>
  <w:endnote w:type="continuationNotice" w:id="1">
    <w:p w14:paraId="5CD13065" w14:textId="77777777" w:rsidR="00D267B5" w:rsidRDefault="00D267B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C839" w14:textId="5F2E994E" w:rsidR="006B7B51" w:rsidRDefault="006B7B51">
    <w:pPr>
      <w:pStyle w:val="Footer"/>
      <w:spacing w:line="240" w:lineRule="auto"/>
    </w:pPr>
    <w:r>
      <w:t xml:space="preserve">Page </w:t>
    </w:r>
    <w:r>
      <w:fldChar w:fldCharType="begin"/>
    </w:r>
    <w:r>
      <w:instrText xml:space="preserve"> PAGE </w:instrText>
    </w:r>
    <w:r>
      <w:fldChar w:fldCharType="separate"/>
    </w:r>
    <w:r w:rsidR="00C92C58">
      <w:rPr>
        <w:noProof/>
      </w:rPr>
      <w:t>2</w:t>
    </w:r>
    <w:r>
      <w:fldChar w:fldCharType="end"/>
    </w:r>
    <w:r>
      <w:t xml:space="preserve"> of </w:t>
    </w:r>
    <w:r w:rsidR="00B35824">
      <w:rPr>
        <w:noProof/>
      </w:rPr>
      <w:fldChar w:fldCharType="begin"/>
    </w:r>
    <w:r w:rsidR="00B35824">
      <w:rPr>
        <w:noProof/>
      </w:rPr>
      <w:instrText xml:space="preserve"> NUMPAGES </w:instrText>
    </w:r>
    <w:r w:rsidR="00B35824">
      <w:rPr>
        <w:noProof/>
      </w:rPr>
      <w:fldChar w:fldCharType="separate"/>
    </w:r>
    <w:r w:rsidR="00C92C58">
      <w:rPr>
        <w:noProof/>
      </w:rPr>
      <w:t>2</w:t>
    </w:r>
    <w:r w:rsidR="00B35824">
      <w:rPr>
        <w:noProof/>
      </w:rPr>
      <w:fldChar w:fldCharType="end"/>
    </w:r>
    <w:r w:rsidR="00FB5C2A">
      <w:rPr>
        <w:noProof/>
      </w:rPr>
      <w:t xml:space="preserve">                                                        </w:t>
    </w:r>
    <w:r w:rsidR="00D7384B">
      <w:rPr>
        <w:noProof/>
      </w:rPr>
      <w:t>SPECIAL POWER OF ATTORNEY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0FAD1" w14:textId="77777777" w:rsidR="00D267B5" w:rsidRDefault="00D267B5">
      <w:pPr>
        <w:spacing w:line="240" w:lineRule="auto"/>
      </w:pPr>
      <w:r>
        <w:separator/>
      </w:r>
    </w:p>
  </w:footnote>
  <w:footnote w:type="continuationSeparator" w:id="0">
    <w:p w14:paraId="35039327" w14:textId="77777777" w:rsidR="00D267B5" w:rsidRDefault="00D267B5">
      <w:pPr>
        <w:spacing w:line="240" w:lineRule="auto"/>
      </w:pPr>
      <w:r>
        <w:continuationSeparator/>
      </w:r>
    </w:p>
  </w:footnote>
  <w:footnote w:type="continuationNotice" w:id="1">
    <w:p w14:paraId="24299AF9" w14:textId="77777777" w:rsidR="00D267B5" w:rsidRDefault="00D267B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2D99" w14:textId="6D4BDB31" w:rsidR="006B7B51" w:rsidRDefault="00520F9B">
    <w:pPr>
      <w:pStyle w:val="Header"/>
    </w:pPr>
    <w:r>
      <w:rPr>
        <w:noProof/>
        <w:lang w:eastAsia="zh-CN"/>
      </w:rPr>
      <mc:AlternateContent>
        <mc:Choice Requires="wps">
          <w:drawing>
            <wp:anchor distT="0" distB="0" distL="114300" distR="114300" simplePos="0" relativeHeight="251658243" behindDoc="0" locked="0" layoutInCell="1" allowOverlap="1" wp14:anchorId="28937AB2" wp14:editId="645007E5">
              <wp:simplePos x="0" y="0"/>
              <wp:positionH relativeFrom="margin">
                <wp:posOffset>-640080</wp:posOffset>
              </wp:positionH>
              <wp:positionV relativeFrom="margin">
                <wp:posOffset>0</wp:posOffset>
              </wp:positionV>
              <wp:extent cx="457200" cy="8229600"/>
              <wp:effectExtent l="0" t="0" r="1905" b="0"/>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28937AB2" id="_x0000_t202" coordsize="21600,21600" o:spt="202" path="m,l,21600r21600,l21600,xe">
              <v:stroke joinstyle="miter"/>
              <v:path gradientshapeok="t" o:connecttype="rect"/>
            </v:shapetype>
            <v:shape id="LineNumbers" o:spid="_x0000_s1027" type="#_x0000_t202" style="position:absolute;margin-left:-50.4pt;margin-top:0;width:36pt;height:9in;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" stroked="f">
              <v:textbox inset="0,0,0,0">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v:textbox>
              <w10:wrap anchorx="margin" anchory="margin"/>
            </v:shape>
          </w:pict>
        </mc:Fallback>
      </mc:AlternateContent>
    </w:r>
    <w:r>
      <w:rPr>
        <w:noProof/>
        <w:lang w:eastAsia="zh-CN"/>
      </w:rPr>
      <mc:AlternateContent>
        <mc:Choice Requires="wps">
          <w:drawing>
            <wp:anchor distT="0" distB="0" distL="114300" distR="114300" simplePos="0" relativeHeight="251658242" behindDoc="0" locked="0" layoutInCell="1" allowOverlap="1" wp14:anchorId="3CD6D56E" wp14:editId="38E42679">
              <wp:simplePos x="0" y="0"/>
              <wp:positionH relativeFrom="margin">
                <wp:posOffset>5943600</wp:posOffset>
              </wp:positionH>
              <wp:positionV relativeFrom="page">
                <wp:posOffset>0</wp:posOffset>
              </wp:positionV>
              <wp:extent cx="0" cy="10058400"/>
              <wp:effectExtent l="9525" t="9525" r="9525" b="9525"/>
              <wp:wrapNone/>
              <wp:docPr id="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4E9FF2C8" id="RightBorder"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">
              <w10:wrap anchorx="margin" anchory="page"/>
            </v:line>
          </w:pict>
        </mc:Fallback>
      </mc:AlternateContent>
    </w:r>
    <w:r>
      <w:rPr>
        <w:noProof/>
        <w:lang w:eastAsia="zh-CN"/>
      </w:rPr>
      <mc:AlternateContent>
        <mc:Choice Requires="wps">
          <w:drawing>
            <wp:anchor distT="0" distB="0" distL="114300" distR="114300" simplePos="0" relativeHeight="251658241" behindDoc="0" locked="0" layoutInCell="1" allowOverlap="1" wp14:anchorId="18C6C3D7" wp14:editId="4C0D9D08">
              <wp:simplePos x="0" y="0"/>
              <wp:positionH relativeFrom="margin">
                <wp:posOffset>-91440</wp:posOffset>
              </wp:positionH>
              <wp:positionV relativeFrom="page">
                <wp:posOffset>0</wp:posOffset>
              </wp:positionV>
              <wp:extent cx="0" cy="10058400"/>
              <wp:effectExtent l="13335" t="9525" r="5715" b="9525"/>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1EE8C423" id="LeftBorder2" o:spid="_x0000_s1026"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">
              <w10:wrap anchorx="margin" anchory="page"/>
            </v:line>
          </w:pict>
        </mc:Fallback>
      </mc:AlternateContent>
    </w:r>
    <w:r>
      <w:rPr>
        <w:noProof/>
        <w:lang w:eastAsia="zh-CN"/>
      </w:rPr>
      <mc:AlternateContent>
        <mc:Choice Requires="wps">
          <w:drawing>
            <wp:anchor distT="0" distB="0" distL="114300" distR="114300" simplePos="0" relativeHeight="251658240" behindDoc="0" locked="0" layoutInCell="1" allowOverlap="1" wp14:anchorId="1C53D1A5" wp14:editId="4A1AD8D2">
              <wp:simplePos x="0" y="0"/>
              <wp:positionH relativeFrom="margin">
                <wp:posOffset>-45720</wp:posOffset>
              </wp:positionH>
              <wp:positionV relativeFrom="page">
                <wp:posOffset>0</wp:posOffset>
              </wp:positionV>
              <wp:extent cx="0" cy="10058400"/>
              <wp:effectExtent l="11430" t="9525" r="7620" b="9525"/>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21E2B8F9" id="LeftBorder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6B9"/>
    <w:multiLevelType w:val="hybridMultilevel"/>
    <w:tmpl w:val="9012AF5A"/>
    <w:lvl w:ilvl="0" w:tplc="26B6801E">
      <w:start w:val="3"/>
      <w:numFmt w:val="upperRoman"/>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A714E99"/>
    <w:multiLevelType w:val="hybridMultilevel"/>
    <w:tmpl w:val="E6B2E6EA"/>
    <w:lvl w:ilvl="0" w:tplc="1FC632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39903EB"/>
    <w:multiLevelType w:val="hybridMultilevel"/>
    <w:tmpl w:val="84D8C780"/>
    <w:lvl w:ilvl="0" w:tplc="07BC3930">
      <w:start w:val="1"/>
      <w:numFmt w:val="decimal"/>
      <w:pStyle w:val="Style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735926"/>
    <w:multiLevelType w:val="singleLevel"/>
    <w:tmpl w:val="437C81DE"/>
    <w:lvl w:ilvl="0">
      <w:start w:val="1"/>
      <w:numFmt w:val="decimal"/>
      <w:lvlText w:val="%1."/>
      <w:lvlJc w:val="left"/>
      <w:pPr>
        <w:tabs>
          <w:tab w:val="num" w:pos="720"/>
        </w:tabs>
        <w:ind w:left="720" w:hanging="720"/>
      </w:pPr>
      <w:rPr>
        <w:b w:val="0"/>
        <w:i w:val="0"/>
      </w:rPr>
    </w:lvl>
  </w:abstractNum>
  <w:abstractNum w:abstractNumId="4" w15:restartNumberingAfterBreak="0">
    <w:nsid w:val="6D9250CD"/>
    <w:multiLevelType w:val="singleLevel"/>
    <w:tmpl w:val="075832DE"/>
    <w:lvl w:ilvl="0">
      <w:start w:val="1"/>
      <w:numFmt w:val="decimal"/>
      <w:lvlText w:val="%1."/>
      <w:lvlJc w:val="left"/>
      <w:pPr>
        <w:tabs>
          <w:tab w:val="num" w:pos="720"/>
        </w:tabs>
        <w:ind w:left="720" w:hanging="720"/>
      </w:pPr>
      <w:rPr>
        <w:b w:val="0"/>
        <w:i w:val="0"/>
      </w:rPr>
    </w:lvl>
  </w:abstractNum>
  <w:num w:numId="1" w16cid:durableId="1379277091">
    <w:abstractNumId w:val="0"/>
  </w:num>
  <w:num w:numId="2" w16cid:durableId="2006124120">
    <w:abstractNumId w:val="3"/>
  </w:num>
  <w:num w:numId="3" w16cid:durableId="1071121755">
    <w:abstractNumId w:val="4"/>
  </w:num>
  <w:num w:numId="4" w16cid:durableId="1745224260">
    <w:abstractNumId w:val="1"/>
  </w:num>
  <w:num w:numId="5" w16cid:durableId="107166128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ie Li">
    <w15:presenceInfo w15:providerId="AD" w15:userId="S::jessie@tsonglawg.onmicrosoft.com::382bb4f6-ccbc-45fb-83fa-82e0ae262e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efaultTabStop w:val="720"/>
  <w:drawingGridHorizontalSpacing w:val="9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ttorneyName" w:val="-1"/>
    <w:docVar w:name="CaptionBoxStyle" w:val="0"/>
    <w:docVar w:name="CourtAlignment" w:val="1"/>
    <w:docVar w:name="CourtName" w:val="IN THE SUPERIOR COURT OF THE STATE OF CALIFORNIA_x000d__x000a_COUNTY OF _________"/>
    <w:docVar w:name="FirmInFtr" w:val="0"/>
    <w:docVar w:name="FirmInSigBlkStyle" w:val="0"/>
    <w:docVar w:name="FirstLineNum" w:val="1"/>
    <w:docVar w:name="FirstPleadingLine" w:val="1"/>
    <w:docVar w:name="Font" w:val="Times New Roman"/>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0"/>
    <w:docVar w:name="SignWith" w:val=" "/>
    <w:docVar w:name="SummaryInFtr" w:val="-1"/>
  </w:docVars>
  <w:rsids>
    <w:rsidRoot w:val="00AE7A2A"/>
    <w:rsid w:val="00013245"/>
    <w:rsid w:val="00013D21"/>
    <w:rsid w:val="00014F6E"/>
    <w:rsid w:val="00025DE4"/>
    <w:rsid w:val="00026333"/>
    <w:rsid w:val="00031E5E"/>
    <w:rsid w:val="000360EB"/>
    <w:rsid w:val="00040E19"/>
    <w:rsid w:val="000459BC"/>
    <w:rsid w:val="00047B3A"/>
    <w:rsid w:val="00047FCD"/>
    <w:rsid w:val="00054B63"/>
    <w:rsid w:val="000565C8"/>
    <w:rsid w:val="000629F6"/>
    <w:rsid w:val="00064B7B"/>
    <w:rsid w:val="00066DB8"/>
    <w:rsid w:val="0006761D"/>
    <w:rsid w:val="00067CF0"/>
    <w:rsid w:val="000705AC"/>
    <w:rsid w:val="00071709"/>
    <w:rsid w:val="000759B1"/>
    <w:rsid w:val="000760BB"/>
    <w:rsid w:val="00076CC7"/>
    <w:rsid w:val="0008192B"/>
    <w:rsid w:val="00081ABD"/>
    <w:rsid w:val="00082143"/>
    <w:rsid w:val="00083253"/>
    <w:rsid w:val="00085DCA"/>
    <w:rsid w:val="000879CF"/>
    <w:rsid w:val="00087A72"/>
    <w:rsid w:val="00090B68"/>
    <w:rsid w:val="0009382C"/>
    <w:rsid w:val="00093B13"/>
    <w:rsid w:val="0009619D"/>
    <w:rsid w:val="000A5755"/>
    <w:rsid w:val="000A6522"/>
    <w:rsid w:val="000A6DBF"/>
    <w:rsid w:val="000B0730"/>
    <w:rsid w:val="000C2E0A"/>
    <w:rsid w:val="000C33EE"/>
    <w:rsid w:val="000C3859"/>
    <w:rsid w:val="000C4E3C"/>
    <w:rsid w:val="000D4EE2"/>
    <w:rsid w:val="000E48EE"/>
    <w:rsid w:val="000E4A58"/>
    <w:rsid w:val="000F4FB7"/>
    <w:rsid w:val="000F5608"/>
    <w:rsid w:val="000F649C"/>
    <w:rsid w:val="00102A6E"/>
    <w:rsid w:val="001116A5"/>
    <w:rsid w:val="00120D81"/>
    <w:rsid w:val="00126225"/>
    <w:rsid w:val="00131EA5"/>
    <w:rsid w:val="00136B1F"/>
    <w:rsid w:val="00140A4A"/>
    <w:rsid w:val="00141001"/>
    <w:rsid w:val="0014210E"/>
    <w:rsid w:val="00142D2A"/>
    <w:rsid w:val="00143BFB"/>
    <w:rsid w:val="00144E4A"/>
    <w:rsid w:val="00151729"/>
    <w:rsid w:val="00154F04"/>
    <w:rsid w:val="00161B1D"/>
    <w:rsid w:val="0016482E"/>
    <w:rsid w:val="00170547"/>
    <w:rsid w:val="001714E9"/>
    <w:rsid w:val="00182F7C"/>
    <w:rsid w:val="00184775"/>
    <w:rsid w:val="00186AB5"/>
    <w:rsid w:val="00187243"/>
    <w:rsid w:val="001949D5"/>
    <w:rsid w:val="0019571F"/>
    <w:rsid w:val="00196AB7"/>
    <w:rsid w:val="001A47BA"/>
    <w:rsid w:val="001A7D46"/>
    <w:rsid w:val="001B31FE"/>
    <w:rsid w:val="001B38F8"/>
    <w:rsid w:val="001B51B8"/>
    <w:rsid w:val="001B7011"/>
    <w:rsid w:val="001B730F"/>
    <w:rsid w:val="001C07CF"/>
    <w:rsid w:val="001C34EE"/>
    <w:rsid w:val="001C6028"/>
    <w:rsid w:val="001C77FD"/>
    <w:rsid w:val="001D529A"/>
    <w:rsid w:val="001D5308"/>
    <w:rsid w:val="001E07A7"/>
    <w:rsid w:val="001E1178"/>
    <w:rsid w:val="001E48C9"/>
    <w:rsid w:val="001E5B82"/>
    <w:rsid w:val="001E67C7"/>
    <w:rsid w:val="001F0483"/>
    <w:rsid w:val="001F0692"/>
    <w:rsid w:val="001F1313"/>
    <w:rsid w:val="001F6549"/>
    <w:rsid w:val="00202248"/>
    <w:rsid w:val="002028C2"/>
    <w:rsid w:val="002055B6"/>
    <w:rsid w:val="0020747B"/>
    <w:rsid w:val="00212707"/>
    <w:rsid w:val="00212C8C"/>
    <w:rsid w:val="002236F4"/>
    <w:rsid w:val="00225D21"/>
    <w:rsid w:val="00227A59"/>
    <w:rsid w:val="00237548"/>
    <w:rsid w:val="002438BD"/>
    <w:rsid w:val="00246ACD"/>
    <w:rsid w:val="002510E8"/>
    <w:rsid w:val="00253329"/>
    <w:rsid w:val="00256311"/>
    <w:rsid w:val="002617C8"/>
    <w:rsid w:val="00264C69"/>
    <w:rsid w:val="00265D55"/>
    <w:rsid w:val="002661C8"/>
    <w:rsid w:val="00284C86"/>
    <w:rsid w:val="00285B69"/>
    <w:rsid w:val="00286FDF"/>
    <w:rsid w:val="00292D8D"/>
    <w:rsid w:val="0029558D"/>
    <w:rsid w:val="002A22E1"/>
    <w:rsid w:val="002A5B93"/>
    <w:rsid w:val="002A6A3C"/>
    <w:rsid w:val="002B1CD9"/>
    <w:rsid w:val="002B4385"/>
    <w:rsid w:val="002B74A9"/>
    <w:rsid w:val="002C1C75"/>
    <w:rsid w:val="002C7A94"/>
    <w:rsid w:val="002D3132"/>
    <w:rsid w:val="002D4536"/>
    <w:rsid w:val="002D6629"/>
    <w:rsid w:val="002D6D38"/>
    <w:rsid w:val="002D721A"/>
    <w:rsid w:val="002E3C03"/>
    <w:rsid w:val="002E48A1"/>
    <w:rsid w:val="002F00B4"/>
    <w:rsid w:val="003046C7"/>
    <w:rsid w:val="00310B89"/>
    <w:rsid w:val="00312AD0"/>
    <w:rsid w:val="00312C6F"/>
    <w:rsid w:val="00316B44"/>
    <w:rsid w:val="00326FE3"/>
    <w:rsid w:val="00330D56"/>
    <w:rsid w:val="0033172F"/>
    <w:rsid w:val="00332A53"/>
    <w:rsid w:val="00335383"/>
    <w:rsid w:val="0033620B"/>
    <w:rsid w:val="00336ECD"/>
    <w:rsid w:val="00343810"/>
    <w:rsid w:val="00344FBA"/>
    <w:rsid w:val="003451A3"/>
    <w:rsid w:val="00352F9B"/>
    <w:rsid w:val="003551EF"/>
    <w:rsid w:val="003555D0"/>
    <w:rsid w:val="00360AF7"/>
    <w:rsid w:val="003631F5"/>
    <w:rsid w:val="0036323F"/>
    <w:rsid w:val="00365D8F"/>
    <w:rsid w:val="00371CE8"/>
    <w:rsid w:val="00373861"/>
    <w:rsid w:val="00375926"/>
    <w:rsid w:val="00375C93"/>
    <w:rsid w:val="00380453"/>
    <w:rsid w:val="00380B71"/>
    <w:rsid w:val="00382C07"/>
    <w:rsid w:val="003870B1"/>
    <w:rsid w:val="003A0078"/>
    <w:rsid w:val="003A4A85"/>
    <w:rsid w:val="003A5E65"/>
    <w:rsid w:val="003A6B47"/>
    <w:rsid w:val="003B00B4"/>
    <w:rsid w:val="003B081C"/>
    <w:rsid w:val="003B0FCE"/>
    <w:rsid w:val="003B496E"/>
    <w:rsid w:val="003C6172"/>
    <w:rsid w:val="003D4AE4"/>
    <w:rsid w:val="003D7D6B"/>
    <w:rsid w:val="003E2047"/>
    <w:rsid w:val="003F0ACB"/>
    <w:rsid w:val="003F33A2"/>
    <w:rsid w:val="004051A4"/>
    <w:rsid w:val="00407E83"/>
    <w:rsid w:val="00414BED"/>
    <w:rsid w:val="0041799A"/>
    <w:rsid w:val="00422641"/>
    <w:rsid w:val="004239FA"/>
    <w:rsid w:val="00424161"/>
    <w:rsid w:val="0042605E"/>
    <w:rsid w:val="00431C27"/>
    <w:rsid w:val="00432B4C"/>
    <w:rsid w:val="00436B32"/>
    <w:rsid w:val="004463BA"/>
    <w:rsid w:val="00447096"/>
    <w:rsid w:val="00455B99"/>
    <w:rsid w:val="00456957"/>
    <w:rsid w:val="00457788"/>
    <w:rsid w:val="00461AA3"/>
    <w:rsid w:val="00461AAE"/>
    <w:rsid w:val="00461C78"/>
    <w:rsid w:val="004647EF"/>
    <w:rsid w:val="00466F54"/>
    <w:rsid w:val="00471A6F"/>
    <w:rsid w:val="004720ED"/>
    <w:rsid w:val="0047425D"/>
    <w:rsid w:val="00475FE6"/>
    <w:rsid w:val="00477DFC"/>
    <w:rsid w:val="00480786"/>
    <w:rsid w:val="00480EB5"/>
    <w:rsid w:val="00484ED0"/>
    <w:rsid w:val="004918A9"/>
    <w:rsid w:val="00493B30"/>
    <w:rsid w:val="00495ECE"/>
    <w:rsid w:val="00496B6C"/>
    <w:rsid w:val="004A58AF"/>
    <w:rsid w:val="004A5B24"/>
    <w:rsid w:val="004B2603"/>
    <w:rsid w:val="004C09A9"/>
    <w:rsid w:val="004C0F24"/>
    <w:rsid w:val="004C3BF2"/>
    <w:rsid w:val="004C70C4"/>
    <w:rsid w:val="004D04AF"/>
    <w:rsid w:val="004D2A6C"/>
    <w:rsid w:val="004D362E"/>
    <w:rsid w:val="004E0EDA"/>
    <w:rsid w:val="004E20BB"/>
    <w:rsid w:val="004E4C24"/>
    <w:rsid w:val="004E728A"/>
    <w:rsid w:val="004E76CF"/>
    <w:rsid w:val="004F0BD2"/>
    <w:rsid w:val="004F0DAB"/>
    <w:rsid w:val="004F2105"/>
    <w:rsid w:val="004F290E"/>
    <w:rsid w:val="004F3568"/>
    <w:rsid w:val="005032A7"/>
    <w:rsid w:val="00512952"/>
    <w:rsid w:val="00516C0E"/>
    <w:rsid w:val="00520A5F"/>
    <w:rsid w:val="00520F9B"/>
    <w:rsid w:val="00525CBD"/>
    <w:rsid w:val="005268A6"/>
    <w:rsid w:val="00530AE3"/>
    <w:rsid w:val="00530DD3"/>
    <w:rsid w:val="0053454E"/>
    <w:rsid w:val="00537008"/>
    <w:rsid w:val="00546443"/>
    <w:rsid w:val="005568E1"/>
    <w:rsid w:val="00565454"/>
    <w:rsid w:val="00567B13"/>
    <w:rsid w:val="00572CE2"/>
    <w:rsid w:val="005736FF"/>
    <w:rsid w:val="0057589A"/>
    <w:rsid w:val="00575BE8"/>
    <w:rsid w:val="00576E0E"/>
    <w:rsid w:val="00577967"/>
    <w:rsid w:val="00587E8C"/>
    <w:rsid w:val="00590721"/>
    <w:rsid w:val="005911B9"/>
    <w:rsid w:val="00595D9A"/>
    <w:rsid w:val="0059627B"/>
    <w:rsid w:val="0059747C"/>
    <w:rsid w:val="005A60E7"/>
    <w:rsid w:val="005B3A9B"/>
    <w:rsid w:val="005C058B"/>
    <w:rsid w:val="005C09DF"/>
    <w:rsid w:val="005D502B"/>
    <w:rsid w:val="005E6601"/>
    <w:rsid w:val="005F3FC1"/>
    <w:rsid w:val="005F430B"/>
    <w:rsid w:val="005F4B6E"/>
    <w:rsid w:val="005F7A8C"/>
    <w:rsid w:val="00600B24"/>
    <w:rsid w:val="006070AA"/>
    <w:rsid w:val="00610F2D"/>
    <w:rsid w:val="00613DBF"/>
    <w:rsid w:val="006210EB"/>
    <w:rsid w:val="00621B92"/>
    <w:rsid w:val="006258F4"/>
    <w:rsid w:val="00634A2A"/>
    <w:rsid w:val="006403AA"/>
    <w:rsid w:val="00656B8D"/>
    <w:rsid w:val="006601B8"/>
    <w:rsid w:val="0066154B"/>
    <w:rsid w:val="00661932"/>
    <w:rsid w:val="00666402"/>
    <w:rsid w:val="00682188"/>
    <w:rsid w:val="006824E8"/>
    <w:rsid w:val="00682C23"/>
    <w:rsid w:val="0068324B"/>
    <w:rsid w:val="00687C63"/>
    <w:rsid w:val="00690A6B"/>
    <w:rsid w:val="006939EA"/>
    <w:rsid w:val="006956D4"/>
    <w:rsid w:val="006A1691"/>
    <w:rsid w:val="006A6F4F"/>
    <w:rsid w:val="006B3191"/>
    <w:rsid w:val="006B581C"/>
    <w:rsid w:val="006B7B51"/>
    <w:rsid w:val="006C14FE"/>
    <w:rsid w:val="006C2E9A"/>
    <w:rsid w:val="006C5059"/>
    <w:rsid w:val="006C6D40"/>
    <w:rsid w:val="006D1CA9"/>
    <w:rsid w:val="006D5E1E"/>
    <w:rsid w:val="006D6F1B"/>
    <w:rsid w:val="006E0117"/>
    <w:rsid w:val="006E23A9"/>
    <w:rsid w:val="006E3F42"/>
    <w:rsid w:val="006E4FD4"/>
    <w:rsid w:val="006F1B07"/>
    <w:rsid w:val="006F1F12"/>
    <w:rsid w:val="006F3263"/>
    <w:rsid w:val="006F349A"/>
    <w:rsid w:val="006F4A1F"/>
    <w:rsid w:val="006F4E8A"/>
    <w:rsid w:val="007069E6"/>
    <w:rsid w:val="007102BD"/>
    <w:rsid w:val="007106F0"/>
    <w:rsid w:val="00720271"/>
    <w:rsid w:val="00721117"/>
    <w:rsid w:val="007213E2"/>
    <w:rsid w:val="00722156"/>
    <w:rsid w:val="00727099"/>
    <w:rsid w:val="00733F8A"/>
    <w:rsid w:val="00735371"/>
    <w:rsid w:val="00745B62"/>
    <w:rsid w:val="007527C1"/>
    <w:rsid w:val="00755E6F"/>
    <w:rsid w:val="0076187D"/>
    <w:rsid w:val="00771A09"/>
    <w:rsid w:val="00771A6B"/>
    <w:rsid w:val="00772846"/>
    <w:rsid w:val="007757BC"/>
    <w:rsid w:val="007800BE"/>
    <w:rsid w:val="00782717"/>
    <w:rsid w:val="007A075B"/>
    <w:rsid w:val="007A3B56"/>
    <w:rsid w:val="007A4457"/>
    <w:rsid w:val="007A46A8"/>
    <w:rsid w:val="007A4D69"/>
    <w:rsid w:val="007A6EA4"/>
    <w:rsid w:val="007B10E2"/>
    <w:rsid w:val="007B295A"/>
    <w:rsid w:val="007B2A1A"/>
    <w:rsid w:val="007B2AAA"/>
    <w:rsid w:val="007B40F6"/>
    <w:rsid w:val="007C12F1"/>
    <w:rsid w:val="007C24A6"/>
    <w:rsid w:val="007C54E3"/>
    <w:rsid w:val="007D154A"/>
    <w:rsid w:val="007D41F9"/>
    <w:rsid w:val="007D52AE"/>
    <w:rsid w:val="007D5E68"/>
    <w:rsid w:val="007D6925"/>
    <w:rsid w:val="007E7DFF"/>
    <w:rsid w:val="007E7E00"/>
    <w:rsid w:val="007F2E0A"/>
    <w:rsid w:val="007F7D81"/>
    <w:rsid w:val="007F7DB3"/>
    <w:rsid w:val="00802E4B"/>
    <w:rsid w:val="008034B9"/>
    <w:rsid w:val="00812088"/>
    <w:rsid w:val="00817C92"/>
    <w:rsid w:val="00821220"/>
    <w:rsid w:val="008245CE"/>
    <w:rsid w:val="00825586"/>
    <w:rsid w:val="00827435"/>
    <w:rsid w:val="00832687"/>
    <w:rsid w:val="00840D59"/>
    <w:rsid w:val="00847632"/>
    <w:rsid w:val="0085604D"/>
    <w:rsid w:val="008663E8"/>
    <w:rsid w:val="008677BF"/>
    <w:rsid w:val="00870768"/>
    <w:rsid w:val="00874840"/>
    <w:rsid w:val="00876A3E"/>
    <w:rsid w:val="008813E3"/>
    <w:rsid w:val="0088797F"/>
    <w:rsid w:val="008913C2"/>
    <w:rsid w:val="00891D7E"/>
    <w:rsid w:val="00893279"/>
    <w:rsid w:val="00896911"/>
    <w:rsid w:val="008A6AA4"/>
    <w:rsid w:val="008B1386"/>
    <w:rsid w:val="008B1BD3"/>
    <w:rsid w:val="008B510A"/>
    <w:rsid w:val="008C2DAA"/>
    <w:rsid w:val="008C6A30"/>
    <w:rsid w:val="008C7401"/>
    <w:rsid w:val="008D0042"/>
    <w:rsid w:val="008E0E9C"/>
    <w:rsid w:val="008E2365"/>
    <w:rsid w:val="008E44CB"/>
    <w:rsid w:val="008E699D"/>
    <w:rsid w:val="008F0190"/>
    <w:rsid w:val="008F7D53"/>
    <w:rsid w:val="009056CE"/>
    <w:rsid w:val="00906BE9"/>
    <w:rsid w:val="009078CC"/>
    <w:rsid w:val="009134A4"/>
    <w:rsid w:val="0091437B"/>
    <w:rsid w:val="00920302"/>
    <w:rsid w:val="00923F38"/>
    <w:rsid w:val="00934AFA"/>
    <w:rsid w:val="00934D6E"/>
    <w:rsid w:val="00941EEE"/>
    <w:rsid w:val="009429CE"/>
    <w:rsid w:val="00944112"/>
    <w:rsid w:val="00947ECE"/>
    <w:rsid w:val="00947F95"/>
    <w:rsid w:val="0095567A"/>
    <w:rsid w:val="00956904"/>
    <w:rsid w:val="00960AE0"/>
    <w:rsid w:val="00963B00"/>
    <w:rsid w:val="0096546D"/>
    <w:rsid w:val="00966B04"/>
    <w:rsid w:val="00974071"/>
    <w:rsid w:val="00976126"/>
    <w:rsid w:val="009828C5"/>
    <w:rsid w:val="009829B0"/>
    <w:rsid w:val="009906C0"/>
    <w:rsid w:val="00991B3B"/>
    <w:rsid w:val="00994D55"/>
    <w:rsid w:val="00995181"/>
    <w:rsid w:val="009A34E1"/>
    <w:rsid w:val="009A4661"/>
    <w:rsid w:val="009A7449"/>
    <w:rsid w:val="009B4638"/>
    <w:rsid w:val="009B5885"/>
    <w:rsid w:val="009C0370"/>
    <w:rsid w:val="009C7DC2"/>
    <w:rsid w:val="009D572E"/>
    <w:rsid w:val="009D5C50"/>
    <w:rsid w:val="009D73AE"/>
    <w:rsid w:val="009E13D3"/>
    <w:rsid w:val="009F6AEC"/>
    <w:rsid w:val="009F6E65"/>
    <w:rsid w:val="009F7038"/>
    <w:rsid w:val="00A02A12"/>
    <w:rsid w:val="00A0348F"/>
    <w:rsid w:val="00A04729"/>
    <w:rsid w:val="00A14BAE"/>
    <w:rsid w:val="00A263A3"/>
    <w:rsid w:val="00A30F74"/>
    <w:rsid w:val="00A31395"/>
    <w:rsid w:val="00A33550"/>
    <w:rsid w:val="00A34B5D"/>
    <w:rsid w:val="00A350F0"/>
    <w:rsid w:val="00A408A8"/>
    <w:rsid w:val="00A43DDB"/>
    <w:rsid w:val="00A44A18"/>
    <w:rsid w:val="00A46ECC"/>
    <w:rsid w:val="00A5178F"/>
    <w:rsid w:val="00A522BB"/>
    <w:rsid w:val="00A62218"/>
    <w:rsid w:val="00A64133"/>
    <w:rsid w:val="00A64275"/>
    <w:rsid w:val="00A67DB7"/>
    <w:rsid w:val="00A716A7"/>
    <w:rsid w:val="00A82F01"/>
    <w:rsid w:val="00A8465F"/>
    <w:rsid w:val="00A84804"/>
    <w:rsid w:val="00A908E2"/>
    <w:rsid w:val="00A93049"/>
    <w:rsid w:val="00AA089C"/>
    <w:rsid w:val="00AA472E"/>
    <w:rsid w:val="00AB24D6"/>
    <w:rsid w:val="00AB2690"/>
    <w:rsid w:val="00AC3EDE"/>
    <w:rsid w:val="00AC5191"/>
    <w:rsid w:val="00AD0B4D"/>
    <w:rsid w:val="00AD1ECD"/>
    <w:rsid w:val="00AD2D18"/>
    <w:rsid w:val="00AD4F40"/>
    <w:rsid w:val="00AD57E1"/>
    <w:rsid w:val="00AD5CA9"/>
    <w:rsid w:val="00AE4304"/>
    <w:rsid w:val="00AE60CB"/>
    <w:rsid w:val="00AE7A2A"/>
    <w:rsid w:val="00AF00FE"/>
    <w:rsid w:val="00AF46D5"/>
    <w:rsid w:val="00AF72AA"/>
    <w:rsid w:val="00B0109B"/>
    <w:rsid w:val="00B04729"/>
    <w:rsid w:val="00B04C77"/>
    <w:rsid w:val="00B05309"/>
    <w:rsid w:val="00B10739"/>
    <w:rsid w:val="00B11528"/>
    <w:rsid w:val="00B132E8"/>
    <w:rsid w:val="00B13DE0"/>
    <w:rsid w:val="00B27E6B"/>
    <w:rsid w:val="00B320EE"/>
    <w:rsid w:val="00B35824"/>
    <w:rsid w:val="00B367F8"/>
    <w:rsid w:val="00B40F9A"/>
    <w:rsid w:val="00B42B0E"/>
    <w:rsid w:val="00B532A7"/>
    <w:rsid w:val="00B5379D"/>
    <w:rsid w:val="00B53EF4"/>
    <w:rsid w:val="00B56125"/>
    <w:rsid w:val="00B636B3"/>
    <w:rsid w:val="00B65820"/>
    <w:rsid w:val="00B6616E"/>
    <w:rsid w:val="00B675BD"/>
    <w:rsid w:val="00B74A8B"/>
    <w:rsid w:val="00B74EEB"/>
    <w:rsid w:val="00B77C5F"/>
    <w:rsid w:val="00B80BCA"/>
    <w:rsid w:val="00B86EA3"/>
    <w:rsid w:val="00B90BAC"/>
    <w:rsid w:val="00B950F1"/>
    <w:rsid w:val="00BA2B64"/>
    <w:rsid w:val="00BA7CE3"/>
    <w:rsid w:val="00BB2C28"/>
    <w:rsid w:val="00BC06B2"/>
    <w:rsid w:val="00BC13F0"/>
    <w:rsid w:val="00BC7198"/>
    <w:rsid w:val="00BD3241"/>
    <w:rsid w:val="00BD5D3B"/>
    <w:rsid w:val="00BD7E9E"/>
    <w:rsid w:val="00BE10AB"/>
    <w:rsid w:val="00BE3808"/>
    <w:rsid w:val="00BF5931"/>
    <w:rsid w:val="00BF660F"/>
    <w:rsid w:val="00BF7F3B"/>
    <w:rsid w:val="00C021E0"/>
    <w:rsid w:val="00C03F66"/>
    <w:rsid w:val="00C061A3"/>
    <w:rsid w:val="00C10EB4"/>
    <w:rsid w:val="00C165E0"/>
    <w:rsid w:val="00C177C0"/>
    <w:rsid w:val="00C21472"/>
    <w:rsid w:val="00C22462"/>
    <w:rsid w:val="00C23F1A"/>
    <w:rsid w:val="00C25DAD"/>
    <w:rsid w:val="00C27A86"/>
    <w:rsid w:val="00C31F05"/>
    <w:rsid w:val="00C35DA8"/>
    <w:rsid w:val="00C51B60"/>
    <w:rsid w:val="00C55366"/>
    <w:rsid w:val="00C622DF"/>
    <w:rsid w:val="00C6746A"/>
    <w:rsid w:val="00C67606"/>
    <w:rsid w:val="00C75765"/>
    <w:rsid w:val="00C76AE6"/>
    <w:rsid w:val="00C85AA7"/>
    <w:rsid w:val="00C92C58"/>
    <w:rsid w:val="00CA454C"/>
    <w:rsid w:val="00CA6B10"/>
    <w:rsid w:val="00CB02C3"/>
    <w:rsid w:val="00CB1B30"/>
    <w:rsid w:val="00CC1018"/>
    <w:rsid w:val="00CC1E42"/>
    <w:rsid w:val="00CC5FF5"/>
    <w:rsid w:val="00CC684F"/>
    <w:rsid w:val="00CC68C3"/>
    <w:rsid w:val="00CC71B4"/>
    <w:rsid w:val="00CD3936"/>
    <w:rsid w:val="00CD4586"/>
    <w:rsid w:val="00CD6663"/>
    <w:rsid w:val="00CD6ABC"/>
    <w:rsid w:val="00CD7DF4"/>
    <w:rsid w:val="00CD7E44"/>
    <w:rsid w:val="00CE60C1"/>
    <w:rsid w:val="00CF140E"/>
    <w:rsid w:val="00CF5591"/>
    <w:rsid w:val="00CF7425"/>
    <w:rsid w:val="00D05592"/>
    <w:rsid w:val="00D05CD4"/>
    <w:rsid w:val="00D11C7E"/>
    <w:rsid w:val="00D15454"/>
    <w:rsid w:val="00D15D76"/>
    <w:rsid w:val="00D23273"/>
    <w:rsid w:val="00D24487"/>
    <w:rsid w:val="00D25533"/>
    <w:rsid w:val="00D267B5"/>
    <w:rsid w:val="00D324F6"/>
    <w:rsid w:val="00D35077"/>
    <w:rsid w:val="00D44C1F"/>
    <w:rsid w:val="00D44F6B"/>
    <w:rsid w:val="00D4653F"/>
    <w:rsid w:val="00D502CB"/>
    <w:rsid w:val="00D52B6C"/>
    <w:rsid w:val="00D53431"/>
    <w:rsid w:val="00D56AAA"/>
    <w:rsid w:val="00D578FC"/>
    <w:rsid w:val="00D61CA3"/>
    <w:rsid w:val="00D65E81"/>
    <w:rsid w:val="00D65EFB"/>
    <w:rsid w:val="00D67FCE"/>
    <w:rsid w:val="00D708EA"/>
    <w:rsid w:val="00D71759"/>
    <w:rsid w:val="00D7384B"/>
    <w:rsid w:val="00D83BBE"/>
    <w:rsid w:val="00D873F9"/>
    <w:rsid w:val="00D87EF8"/>
    <w:rsid w:val="00D90321"/>
    <w:rsid w:val="00D94C61"/>
    <w:rsid w:val="00D9572C"/>
    <w:rsid w:val="00D95C6A"/>
    <w:rsid w:val="00D97C48"/>
    <w:rsid w:val="00DA0D5C"/>
    <w:rsid w:val="00DA1ADE"/>
    <w:rsid w:val="00DA2BBB"/>
    <w:rsid w:val="00DA3F56"/>
    <w:rsid w:val="00DA4374"/>
    <w:rsid w:val="00DA4BD9"/>
    <w:rsid w:val="00DA56EA"/>
    <w:rsid w:val="00DA61DB"/>
    <w:rsid w:val="00DA7C98"/>
    <w:rsid w:val="00DB3488"/>
    <w:rsid w:val="00DB46F5"/>
    <w:rsid w:val="00DC0315"/>
    <w:rsid w:val="00DC21FF"/>
    <w:rsid w:val="00DC2469"/>
    <w:rsid w:val="00DC5FCA"/>
    <w:rsid w:val="00DC706B"/>
    <w:rsid w:val="00DC7BB2"/>
    <w:rsid w:val="00DD1E0B"/>
    <w:rsid w:val="00DD2ECC"/>
    <w:rsid w:val="00DD768A"/>
    <w:rsid w:val="00DE186F"/>
    <w:rsid w:val="00DE1A9A"/>
    <w:rsid w:val="00DE31CC"/>
    <w:rsid w:val="00DE3C95"/>
    <w:rsid w:val="00DF0E3A"/>
    <w:rsid w:val="00DF2278"/>
    <w:rsid w:val="00DF313D"/>
    <w:rsid w:val="00E0301B"/>
    <w:rsid w:val="00E04158"/>
    <w:rsid w:val="00E05E0E"/>
    <w:rsid w:val="00E06766"/>
    <w:rsid w:val="00E10807"/>
    <w:rsid w:val="00E129CC"/>
    <w:rsid w:val="00E22A64"/>
    <w:rsid w:val="00E26921"/>
    <w:rsid w:val="00E344C5"/>
    <w:rsid w:val="00E35A30"/>
    <w:rsid w:val="00E36BD6"/>
    <w:rsid w:val="00E379A0"/>
    <w:rsid w:val="00E402ED"/>
    <w:rsid w:val="00E41BB2"/>
    <w:rsid w:val="00E4229E"/>
    <w:rsid w:val="00E46B3D"/>
    <w:rsid w:val="00E50882"/>
    <w:rsid w:val="00E51FAA"/>
    <w:rsid w:val="00E520DE"/>
    <w:rsid w:val="00E55606"/>
    <w:rsid w:val="00E6117D"/>
    <w:rsid w:val="00E61216"/>
    <w:rsid w:val="00E62C99"/>
    <w:rsid w:val="00E62FC3"/>
    <w:rsid w:val="00E71F56"/>
    <w:rsid w:val="00E7354F"/>
    <w:rsid w:val="00E73E26"/>
    <w:rsid w:val="00E85159"/>
    <w:rsid w:val="00E90DC6"/>
    <w:rsid w:val="00E9126A"/>
    <w:rsid w:val="00E97AF0"/>
    <w:rsid w:val="00EA0863"/>
    <w:rsid w:val="00EA1C98"/>
    <w:rsid w:val="00EA1D80"/>
    <w:rsid w:val="00EA2740"/>
    <w:rsid w:val="00EA2996"/>
    <w:rsid w:val="00EA2B7B"/>
    <w:rsid w:val="00EB00CC"/>
    <w:rsid w:val="00EB1A5B"/>
    <w:rsid w:val="00EB2B38"/>
    <w:rsid w:val="00EB3A9C"/>
    <w:rsid w:val="00EB65E6"/>
    <w:rsid w:val="00EC0FAB"/>
    <w:rsid w:val="00EC5364"/>
    <w:rsid w:val="00ED09B3"/>
    <w:rsid w:val="00ED34F4"/>
    <w:rsid w:val="00ED5102"/>
    <w:rsid w:val="00ED7E40"/>
    <w:rsid w:val="00EE1268"/>
    <w:rsid w:val="00EE1D46"/>
    <w:rsid w:val="00EE2D9D"/>
    <w:rsid w:val="00EF10E3"/>
    <w:rsid w:val="00EF19BB"/>
    <w:rsid w:val="00F00C7E"/>
    <w:rsid w:val="00F01FCD"/>
    <w:rsid w:val="00F06DC1"/>
    <w:rsid w:val="00F07235"/>
    <w:rsid w:val="00F10697"/>
    <w:rsid w:val="00F148C7"/>
    <w:rsid w:val="00F209DA"/>
    <w:rsid w:val="00F21525"/>
    <w:rsid w:val="00F27CEF"/>
    <w:rsid w:val="00F30531"/>
    <w:rsid w:val="00F42410"/>
    <w:rsid w:val="00F43661"/>
    <w:rsid w:val="00F504B0"/>
    <w:rsid w:val="00F51774"/>
    <w:rsid w:val="00F57D82"/>
    <w:rsid w:val="00F57FE8"/>
    <w:rsid w:val="00F62334"/>
    <w:rsid w:val="00F624B9"/>
    <w:rsid w:val="00F62C16"/>
    <w:rsid w:val="00F63022"/>
    <w:rsid w:val="00F67F4C"/>
    <w:rsid w:val="00F72711"/>
    <w:rsid w:val="00F745DE"/>
    <w:rsid w:val="00F74EE9"/>
    <w:rsid w:val="00F83E9E"/>
    <w:rsid w:val="00F861AD"/>
    <w:rsid w:val="00F8790A"/>
    <w:rsid w:val="00F90309"/>
    <w:rsid w:val="00F931AA"/>
    <w:rsid w:val="00F94558"/>
    <w:rsid w:val="00F947F3"/>
    <w:rsid w:val="00FA0CA4"/>
    <w:rsid w:val="00FA1B69"/>
    <w:rsid w:val="00FA6C32"/>
    <w:rsid w:val="00FB0824"/>
    <w:rsid w:val="00FB206B"/>
    <w:rsid w:val="00FB409A"/>
    <w:rsid w:val="00FB5C2A"/>
    <w:rsid w:val="00FC0E89"/>
    <w:rsid w:val="00FC30A5"/>
    <w:rsid w:val="00FC3E9C"/>
    <w:rsid w:val="00FC451D"/>
    <w:rsid w:val="00FD60CD"/>
    <w:rsid w:val="00FD7B21"/>
    <w:rsid w:val="00FF0AF7"/>
    <w:rsid w:val="00FF7D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6D73C"/>
  <w15:chartTrackingRefBased/>
  <w15:docId w15:val="{CE020BD1-BD29-4CE8-A6F5-9ECB5E46A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55" w:lineRule="exact"/>
    </w:pPr>
    <w:rPr>
      <w:sz w:val="18"/>
    </w:rPr>
  </w:style>
  <w:style w:type="paragraph" w:styleId="Heading1">
    <w:name w:val="heading 1"/>
    <w:basedOn w:val="Normal"/>
    <w:next w:val="Normal"/>
    <w:qFormat/>
    <w:pPr>
      <w:keepNext/>
      <w:spacing w:line="240" w:lineRule="auto"/>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27" w:lineRule="exact"/>
    </w:pPr>
  </w:style>
  <w:style w:type="paragraph" w:customStyle="1" w:styleId="15Spacing">
    <w:name w:val="1.5 Spacing"/>
    <w:basedOn w:val="Normal"/>
    <w:pPr>
      <w:spacing w:line="34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5760"/>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2A5B93"/>
    <w:pPr>
      <w:ind w:left="720"/>
      <w:contextualSpacing/>
    </w:pPr>
  </w:style>
  <w:style w:type="paragraph" w:styleId="BalloonText">
    <w:name w:val="Balloon Text"/>
    <w:basedOn w:val="Normal"/>
    <w:link w:val="BalloonTextChar"/>
    <w:uiPriority w:val="99"/>
    <w:semiHidden/>
    <w:unhideWhenUsed/>
    <w:rsid w:val="00B10739"/>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10739"/>
    <w:rPr>
      <w:rFonts w:ascii="Segoe UI" w:hAnsi="Segoe UI" w:cs="Segoe UI"/>
      <w:sz w:val="18"/>
      <w:szCs w:val="18"/>
    </w:rPr>
  </w:style>
  <w:style w:type="paragraph" w:styleId="BodyText">
    <w:name w:val="Body Text"/>
    <w:basedOn w:val="Normal"/>
    <w:link w:val="BodyTextChar"/>
    <w:uiPriority w:val="99"/>
    <w:qFormat/>
    <w:rsid w:val="00D7384B"/>
    <w:pPr>
      <w:widowControl w:val="0"/>
      <w:spacing w:line="480" w:lineRule="exact"/>
      <w:ind w:firstLine="720"/>
    </w:pPr>
    <w:rPr>
      <w:sz w:val="24"/>
    </w:rPr>
  </w:style>
  <w:style w:type="character" w:customStyle="1" w:styleId="BodyTextChar">
    <w:name w:val="Body Text Char"/>
    <w:basedOn w:val="DefaultParagraphFont"/>
    <w:link w:val="BodyText"/>
    <w:uiPriority w:val="99"/>
    <w:rsid w:val="00D7384B"/>
    <w:rPr>
      <w:rFonts w:eastAsia="SimSun"/>
      <w:sz w:val="24"/>
    </w:rPr>
  </w:style>
  <w:style w:type="paragraph" w:customStyle="1" w:styleId="Style1">
    <w:name w:val="Style1"/>
    <w:basedOn w:val="Normal"/>
    <w:link w:val="Style1Char"/>
    <w:qFormat/>
    <w:rsid w:val="00D7384B"/>
    <w:pPr>
      <w:numPr>
        <w:numId w:val="5"/>
      </w:numPr>
      <w:ind w:left="0" w:firstLine="720"/>
    </w:pPr>
    <w:rPr>
      <w:sz w:val="24"/>
      <w:szCs w:val="24"/>
    </w:rPr>
  </w:style>
  <w:style w:type="character" w:customStyle="1" w:styleId="Style1Char">
    <w:name w:val="Style1 Char"/>
    <w:basedOn w:val="DefaultParagraphFont"/>
    <w:link w:val="Style1"/>
    <w:rsid w:val="00D7384B"/>
    <w:rPr>
      <w:sz w:val="24"/>
      <w:szCs w:val="24"/>
    </w:rPr>
  </w:style>
  <w:style w:type="paragraph" w:styleId="Revision">
    <w:name w:val="Revision"/>
    <w:hidden/>
    <w:uiPriority w:val="99"/>
    <w:semiHidden/>
    <w:rsid w:val="00DC2469"/>
    <w:rPr>
      <w:sz w:val="18"/>
    </w:rPr>
  </w:style>
  <w:style w:type="character" w:styleId="CommentReference">
    <w:name w:val="annotation reference"/>
    <w:basedOn w:val="DefaultParagraphFont"/>
    <w:uiPriority w:val="99"/>
    <w:semiHidden/>
    <w:unhideWhenUsed/>
    <w:rsid w:val="001F0692"/>
    <w:rPr>
      <w:sz w:val="16"/>
      <w:szCs w:val="16"/>
    </w:rPr>
  </w:style>
  <w:style w:type="paragraph" w:styleId="CommentText">
    <w:name w:val="annotation text"/>
    <w:basedOn w:val="Normal"/>
    <w:link w:val="CommentTextChar"/>
    <w:uiPriority w:val="99"/>
    <w:unhideWhenUsed/>
    <w:rsid w:val="001F0692"/>
    <w:pPr>
      <w:spacing w:line="240" w:lineRule="auto"/>
    </w:pPr>
    <w:rPr>
      <w:sz w:val="20"/>
    </w:rPr>
  </w:style>
  <w:style w:type="character" w:customStyle="1" w:styleId="CommentTextChar">
    <w:name w:val="Comment Text Char"/>
    <w:basedOn w:val="DefaultParagraphFont"/>
    <w:link w:val="CommentText"/>
    <w:uiPriority w:val="99"/>
    <w:rsid w:val="001F0692"/>
  </w:style>
  <w:style w:type="paragraph" w:styleId="CommentSubject">
    <w:name w:val="annotation subject"/>
    <w:basedOn w:val="CommentText"/>
    <w:next w:val="CommentText"/>
    <w:link w:val="CommentSubjectChar"/>
    <w:uiPriority w:val="99"/>
    <w:semiHidden/>
    <w:unhideWhenUsed/>
    <w:rsid w:val="001F0692"/>
    <w:rPr>
      <w:b/>
      <w:bCs/>
    </w:rPr>
  </w:style>
  <w:style w:type="character" w:customStyle="1" w:styleId="CommentSubjectChar">
    <w:name w:val="Comment Subject Char"/>
    <w:basedOn w:val="CommentTextChar"/>
    <w:link w:val="CommentSubject"/>
    <w:uiPriority w:val="99"/>
    <w:semiHidden/>
    <w:rsid w:val="001F06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78140">
      <w:bodyDiv w:val="1"/>
      <w:marLeft w:val="0"/>
      <w:marRight w:val="0"/>
      <w:marTop w:val="0"/>
      <w:marBottom w:val="0"/>
      <w:divBdr>
        <w:top w:val="none" w:sz="0" w:space="0" w:color="auto"/>
        <w:left w:val="none" w:sz="0" w:space="0" w:color="auto"/>
        <w:bottom w:val="none" w:sz="0" w:space="0" w:color="auto"/>
        <w:right w:val="none" w:sz="0" w:space="0" w:color="auto"/>
      </w:divBdr>
      <w:divsChild>
        <w:div w:id="617297205">
          <w:marLeft w:val="0"/>
          <w:marRight w:val="0"/>
          <w:marTop w:val="0"/>
          <w:marBottom w:val="0"/>
          <w:divBdr>
            <w:top w:val="none" w:sz="0" w:space="0" w:color="auto"/>
            <w:left w:val="none" w:sz="0" w:space="0" w:color="auto"/>
            <w:bottom w:val="none" w:sz="0" w:space="0" w:color="auto"/>
            <w:right w:val="none" w:sz="0" w:space="0" w:color="auto"/>
          </w:divBdr>
        </w:div>
        <w:div w:id="954209739">
          <w:marLeft w:val="0"/>
          <w:marRight w:val="0"/>
          <w:marTop w:val="0"/>
          <w:marBottom w:val="0"/>
          <w:divBdr>
            <w:top w:val="none" w:sz="0" w:space="0" w:color="auto"/>
            <w:left w:val="none" w:sz="0" w:space="0" w:color="auto"/>
            <w:bottom w:val="none" w:sz="0" w:space="0" w:color="auto"/>
            <w:right w:val="none" w:sz="0" w:space="0" w:color="auto"/>
          </w:divBdr>
        </w:div>
        <w:div w:id="1612130698">
          <w:marLeft w:val="0"/>
          <w:marRight w:val="0"/>
          <w:marTop w:val="0"/>
          <w:marBottom w:val="0"/>
          <w:divBdr>
            <w:top w:val="none" w:sz="0" w:space="0" w:color="auto"/>
            <w:left w:val="none" w:sz="0" w:space="0" w:color="auto"/>
            <w:bottom w:val="none" w:sz="0" w:space="0" w:color="auto"/>
            <w:right w:val="none" w:sz="0" w:space="0" w:color="auto"/>
          </w:divBdr>
        </w:div>
        <w:div w:id="2073114287">
          <w:marLeft w:val="0"/>
          <w:marRight w:val="0"/>
          <w:marTop w:val="0"/>
          <w:marBottom w:val="0"/>
          <w:divBdr>
            <w:top w:val="none" w:sz="0" w:space="0" w:color="auto"/>
            <w:left w:val="none" w:sz="0" w:space="0" w:color="auto"/>
            <w:bottom w:val="none" w:sz="0" w:space="0" w:color="auto"/>
            <w:right w:val="none" w:sz="0" w:space="0" w:color="auto"/>
          </w:divBdr>
        </w:div>
      </w:divsChild>
    </w:div>
    <w:div w:id="278878923">
      <w:bodyDiv w:val="1"/>
      <w:marLeft w:val="0"/>
      <w:marRight w:val="0"/>
      <w:marTop w:val="0"/>
      <w:marBottom w:val="0"/>
      <w:divBdr>
        <w:top w:val="none" w:sz="0" w:space="0" w:color="auto"/>
        <w:left w:val="none" w:sz="0" w:space="0" w:color="auto"/>
        <w:bottom w:val="none" w:sz="0" w:space="0" w:color="auto"/>
        <w:right w:val="none" w:sz="0" w:space="0" w:color="auto"/>
      </w:divBdr>
    </w:div>
    <w:div w:id="353502959">
      <w:bodyDiv w:val="1"/>
      <w:marLeft w:val="0"/>
      <w:marRight w:val="0"/>
      <w:marTop w:val="0"/>
      <w:marBottom w:val="0"/>
      <w:divBdr>
        <w:top w:val="none" w:sz="0" w:space="0" w:color="auto"/>
        <w:left w:val="none" w:sz="0" w:space="0" w:color="auto"/>
        <w:bottom w:val="none" w:sz="0" w:space="0" w:color="auto"/>
        <w:right w:val="none" w:sz="0" w:space="0" w:color="auto"/>
      </w:divBdr>
    </w:div>
    <w:div w:id="1065104858">
      <w:bodyDiv w:val="1"/>
      <w:marLeft w:val="0"/>
      <w:marRight w:val="0"/>
      <w:marTop w:val="0"/>
      <w:marBottom w:val="0"/>
      <w:divBdr>
        <w:top w:val="none" w:sz="0" w:space="0" w:color="auto"/>
        <w:left w:val="none" w:sz="0" w:space="0" w:color="auto"/>
        <w:bottom w:val="none" w:sz="0" w:space="0" w:color="auto"/>
        <w:right w:val="none" w:sz="0" w:space="0" w:color="auto"/>
      </w:divBdr>
    </w:div>
    <w:div w:id="1429038873">
      <w:bodyDiv w:val="1"/>
      <w:marLeft w:val="0"/>
      <w:marRight w:val="0"/>
      <w:marTop w:val="0"/>
      <w:marBottom w:val="0"/>
      <w:divBdr>
        <w:top w:val="none" w:sz="0" w:space="0" w:color="auto"/>
        <w:left w:val="none" w:sz="0" w:space="0" w:color="auto"/>
        <w:bottom w:val="none" w:sz="0" w:space="0" w:color="auto"/>
        <w:right w:val="none" w:sz="0" w:space="0" w:color="auto"/>
      </w:divBdr>
    </w:div>
    <w:div w:id="209847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Legal%20Pleadings\GENERI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AB633-BE2F-43F7-B57E-9739E598A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GENERIC</Template>
  <TotalTime>495</TotalTime>
  <Pages>5</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Pleading Wizard</vt:lpstr>
    </vt:vector>
  </TitlesOfParts>
  <Company>Microsoft</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Pleading Wizard</dc:title>
  <dc:subject/>
  <dc:creator>Ralph Tsong</dc:creator>
  <cp:keywords/>
  <cp:lastModifiedBy>Jessie Li</cp:lastModifiedBy>
  <cp:revision>337</cp:revision>
  <cp:lastPrinted>2026-03-09T18:11:00Z</cp:lastPrinted>
  <dcterms:created xsi:type="dcterms:W3CDTF">2020-03-20T18:04:00Z</dcterms:created>
  <dcterms:modified xsi:type="dcterms:W3CDTF">2026-04-06T17:52:00Z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
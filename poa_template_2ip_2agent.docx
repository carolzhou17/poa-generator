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5AF5" w14:textId="41247D30" w:rsidR="00D7384B" w:rsidRDefault="00265D55" w:rsidP="00265D55">
      <w:pPr>
        <w:spacing w:line="240" w:lineRule="auto"/>
        <w:rPr>
          <w:sz w:val="24"/>
        </w:rPr>
      </w:pPr>
      <w:r>
        <w:rPr>
          <w:sz w:val="24"/>
        </w:rPr>
        <w:t>Ralph M. Tsong</w:t>
      </w:r>
      <w:r w:rsidR="00A14BAE">
        <w:rPr>
          <w:sz w:val="24"/>
        </w:rPr>
        <w:t>, Esq.</w:t>
      </w:r>
    </w:p>
    <w:p w14:paraId="7CEB59DC" w14:textId="7B2C8670" w:rsidR="00AF00FE" w:rsidRDefault="00AF00FE" w:rsidP="00AF00FE">
      <w:pPr>
        <w:pStyle w:val="AttorneyName"/>
        <w:rPr>
          <w:sz w:val="24"/>
        </w:rPr>
      </w:pPr>
      <w:proofErr w:type="spellStart"/>
      <w:r>
        <w:rPr>
          <w:sz w:val="24"/>
        </w:rPr>
        <w:t>Xuelan</w:t>
      </w:r>
      <w:proofErr w:type="spellEnd"/>
      <w:r>
        <w:rPr>
          <w:sz w:val="24"/>
        </w:rPr>
        <w:t xml:space="preserve"> Fang, Esq.</w:t>
      </w:r>
    </w:p>
    <w:p w14:paraId="78B0ED15" w14:textId="7AC91238" w:rsidR="00265D55" w:rsidRDefault="00265D55" w:rsidP="00265D55">
      <w:pPr>
        <w:spacing w:line="240" w:lineRule="auto"/>
        <w:rPr>
          <w:sz w:val="24"/>
        </w:rPr>
      </w:pPr>
      <w:r>
        <w:rPr>
          <w:sz w:val="24"/>
        </w:rPr>
        <w:t>Tsong Law Group, A</w:t>
      </w:r>
      <w:r w:rsidR="00151729">
        <w:rPr>
          <w:sz w:val="24"/>
        </w:rPr>
        <w:t>.</w:t>
      </w:r>
      <w:r>
        <w:rPr>
          <w:sz w:val="24"/>
        </w:rPr>
        <w:t>P</w:t>
      </w:r>
      <w:r w:rsidR="00151729">
        <w:rPr>
          <w:sz w:val="24"/>
        </w:rPr>
        <w:t>.</w:t>
      </w:r>
      <w:r>
        <w:rPr>
          <w:sz w:val="24"/>
        </w:rPr>
        <w:t>C</w:t>
      </w:r>
    </w:p>
    <w:p w14:paraId="15531704" w14:textId="442C03CA" w:rsidR="00265D55" w:rsidRDefault="00DF0E3A" w:rsidP="00DF0E3A">
      <w:pPr>
        <w:pStyle w:val="AttorneyName"/>
        <w:rPr>
          <w:sz w:val="24"/>
        </w:rPr>
      </w:pPr>
      <w:r w:rsidRPr="00695ACC">
        <w:rPr>
          <w:sz w:val="24"/>
        </w:rPr>
        <w:t>10900 183rd St., Suite 270</w:t>
      </w:r>
      <w:r w:rsidR="00265D55">
        <w:rPr>
          <w:sz w:val="24"/>
        </w:rPr>
        <w:t xml:space="preserve">, </w:t>
      </w:r>
    </w:p>
    <w:p w14:paraId="1DDE928A" w14:textId="27056727" w:rsidR="00265D55" w:rsidRDefault="00265D55" w:rsidP="00265D55">
      <w:pPr>
        <w:spacing w:line="240" w:lineRule="auto"/>
        <w:rPr>
          <w:sz w:val="24"/>
        </w:rPr>
      </w:pPr>
      <w:r>
        <w:rPr>
          <w:sz w:val="24"/>
        </w:rPr>
        <w:t>Cerritos, CA 90703</w:t>
      </w:r>
    </w:p>
    <w:p w14:paraId="37AF4158" w14:textId="39F7B95C" w:rsidR="00D7384B" w:rsidRDefault="00265D55" w:rsidP="00265D55">
      <w:pPr>
        <w:spacing w:line="240" w:lineRule="auto"/>
        <w:rPr>
          <w:sz w:val="24"/>
        </w:rPr>
      </w:pPr>
      <w:r>
        <w:rPr>
          <w:sz w:val="24"/>
        </w:rPr>
        <w:t>(562) 274-7807</w:t>
      </w:r>
    </w:p>
    <w:p w14:paraId="23CAAC5A" w14:textId="77777777" w:rsidR="00093B13" w:rsidRDefault="00093B13" w:rsidP="00265D55">
      <w:pPr>
        <w:spacing w:line="240" w:lineRule="auto"/>
        <w:rPr>
          <w:sz w:val="24"/>
        </w:rPr>
      </w:pPr>
    </w:p>
    <w:p w14:paraId="26783DA9" w14:textId="518E596C" w:rsidR="00EF10E3" w:rsidRPr="00D94AB5" w:rsidRDefault="00DF313D" w:rsidP="3E971B61">
      <w:pPr>
        <w:rPr>
          <w:rFonts w:eastAsiaTheme="minorEastAsia"/>
          <w:sz w:val="24"/>
          <w:szCs w:val="24"/>
          <w:lang w:eastAsia="zh-CN"/>
        </w:rPr>
      </w:pPr>
      <w:del w:id="0" w:author="Jessie Li" w:date="2026-02-23T12:14:00Z" w16du:dateUtc="2026-02-23T20:14:00Z">
        <w:r w:rsidR="0037179F" w:rsidDel="00B057BF">
          <w:rPr>
            <w:rFonts w:eastAsiaTheme="minorEastAsia"/>
            <w:caps/>
            <w:sz w:val="24"/>
            <w:szCs w:val="24"/>
            <w:lang w:eastAsia="zh-CN"/>
          </w:rPr>
          <w:delText>Qian Deng</w:delText>
        </w:r>
      </w:del>
      <w:ins w:id="1" w:author="Jessie Li" w:date="2026-02-23T12:14:00Z" w16du:dateUtc="2026-02-23T20:14:00Z">
        <w:r w:rsidR="00B057BF">
          <w:rPr>
            <w:rFonts w:eastAsiaTheme="minorEastAsia"/>
            <w:caps/>
            <w:sz w:val="24"/>
            <w:szCs w:val="24"/>
            <w:lang w:eastAsia="zh-CN"/>
          </w:rPr>
          <w:t>XINMIAO JIA</w:t>
        </w:r>
      </w:ins>
      <w:del w:id="2" w:author="Jessie Li" w:date="2026-02-23T12:15:00Z" w16du:dateUtc="2026-02-23T20:15:00Z">
        <w:r w:rsidR="0037179F" w:rsidDel="000F2E29">
          <w:rPr>
            <w:rFonts w:eastAsiaTheme="minorEastAsia"/>
            <w:caps/>
            <w:sz w:val="24"/>
            <w:szCs w:val="24"/>
            <w:lang w:eastAsia="zh-CN"/>
          </w:rPr>
          <w:delText>Junjie GUO</w:delText>
        </w:r>
      </w:del>
      <w:ins w:id="3" w:author="Jessie Li" w:date="2026-02-23T12:15:00Z" w16du:dateUtc="2026-02-23T20:15:00Z">
        <w:r w:rsidR="000F2E29">
          <w:rPr>
            <w:rFonts w:eastAsiaTheme="minorEastAsia"/>
            <w:caps/>
            <w:sz w:val="24"/>
            <w:szCs w:val="24"/>
            <w:lang w:eastAsia="zh-CN"/>
          </w:rPr>
          <w:t>ZHEN WANG</w:t>
        </w:r>
      </w:ins>
      <w:r>
        <w:rPr>
          <w:sz w:val="24"/>
          <w:szCs w:val="24"/>
        </w:rPr>
        <w:t xml:space="preserve">Attorney for IP1NAME and IP2NAME</w:t>
      </w:r>
    </w:p>
    <w:p w14:paraId="511BF9A8" w14:textId="77777777" w:rsidR="00093B13" w:rsidRDefault="00093B13" w:rsidP="00D7384B">
      <w:pPr>
        <w:rPr>
          <w:sz w:val="24"/>
        </w:rPr>
      </w:pPr>
    </w:p>
    <w:tbl>
      <w:tblPr>
        <w:tblW w:w="9360" w:type="dxa"/>
        <w:tblLayout w:type="fixed"/>
        <w:tblCellMar>
          <w:left w:w="0" w:type="dxa"/>
          <w:right w:w="0" w:type="dxa"/>
        </w:tblCellMar>
        <w:tblLook w:val="0000" w:firstRow="0" w:lastRow="0" w:firstColumn="0" w:lastColumn="0" w:noHBand="0" w:noVBand="0"/>
      </w:tblPr>
      <w:tblGrid>
        <w:gridCol w:w="4542"/>
        <w:gridCol w:w="276"/>
        <w:gridCol w:w="4542"/>
      </w:tblGrid>
      <w:tr w:rsidR="00D7384B" w14:paraId="2730D7FD" w14:textId="77777777" w:rsidTr="3E971B61">
        <w:trPr>
          <w:trHeight w:val="2430"/>
        </w:trPr>
        <w:tc>
          <w:tcPr>
            <w:tcW w:w="4542" w:type="dxa"/>
            <w:tcBorders>
              <w:bottom w:val="single" w:sz="4" w:space="0" w:color="auto"/>
            </w:tcBorders>
          </w:tcPr>
          <w:p w14:paraId="4EE405C3" w14:textId="0B1B7058" w:rsidR="00D7384B" w:rsidRDefault="00D7384B" w:rsidP="00A408A8">
            <w:pPr>
              <w:spacing w:line="240" w:lineRule="auto"/>
              <w:rPr>
                <w:caps/>
                <w:sz w:val="24"/>
              </w:rPr>
            </w:pPr>
            <w:r>
              <w:rPr>
                <w:caps/>
                <w:sz w:val="24"/>
              </w:rPr>
              <w:t>In re the matter of:</w:t>
            </w:r>
          </w:p>
          <w:p w14:paraId="1CBDF5AA" w14:textId="77777777" w:rsidR="00D7384B" w:rsidRDefault="00D7384B" w:rsidP="00A408A8">
            <w:pPr>
              <w:spacing w:line="240" w:lineRule="auto"/>
              <w:rPr>
                <w:caps/>
                <w:sz w:val="24"/>
              </w:rPr>
            </w:pPr>
            <w:r>
              <w:rPr>
                <w:caps/>
                <w:sz w:val="24"/>
              </w:rPr>
              <w:t xml:space="preserve">       </w:t>
            </w:r>
          </w:p>
          <w:p w14:paraId="3E863CD8" w14:textId="32B2E99A" w:rsidR="00D7384B" w:rsidRDefault="00D7384B" w:rsidP="3E971B61">
            <w:pPr>
              <w:spacing w:line="240" w:lineRule="auto"/>
              <w:rPr>
                <w:caps/>
                <w:sz w:val="24"/>
                <w:szCs w:val="24"/>
              </w:rPr>
            </w:pPr>
            <w:del w:id="4" w:author="Jessie Li" w:date="2026-02-23T12:15:00Z" w16du:dateUtc="2026-02-23T20:15:00Z">
              <w:r w:rsidR="0064077D" w:rsidDel="000F2E29">
                <w:rPr>
                  <w:caps/>
                  <w:sz w:val="24"/>
                  <w:szCs w:val="24"/>
                </w:rPr>
                <w:delText>CHILD GUO</w:delText>
              </w:r>
            </w:del>
            <w:ins w:id="5" w:author="Jessie Li" w:date="2026-02-23T12:15:00Z" w16du:dateUtc="2026-02-23T20:15:00Z">
              <w:r w:rsidR="000F2E29">
                <w:rPr>
                  <w:caps/>
                  <w:sz w:val="24"/>
                  <w:szCs w:val="24"/>
                </w:rPr>
                <w:t>CHILD WANG</w:t>
              </w:r>
            </w:ins>
            <w:r>
              <w:rPr>
                <w:caps/>
                <w:sz w:val="24"/>
                <w:szCs w:val="24"/>
              </w:rPr>
              <w:t xml:space="preserve">       infant CHILDNAME</w:t>
            </w:r>
          </w:p>
          <w:p w14:paraId="3ED90C40" w14:textId="77777777" w:rsidR="00D7384B" w:rsidRDefault="00D7384B" w:rsidP="00A408A8">
            <w:pPr>
              <w:spacing w:line="240" w:lineRule="auto"/>
              <w:rPr>
                <w:caps/>
                <w:sz w:val="24"/>
              </w:rPr>
            </w:pPr>
            <w:r>
              <w:rPr>
                <w:caps/>
                <w:sz w:val="24"/>
              </w:rPr>
              <w:t xml:space="preserve">       </w:t>
            </w:r>
          </w:p>
          <w:p w14:paraId="27B7CEAA" w14:textId="5327EDE0" w:rsidR="00D7384B" w:rsidRPr="003E4ACF" w:rsidRDefault="00D7384B" w:rsidP="3E971B61">
            <w:pPr>
              <w:rPr>
                <w:caps/>
                <w:sz w:val="24"/>
                <w:szCs w:val="24"/>
              </w:rPr>
            </w:pPr>
            <w:del w:id="6" w:author="Jessie Li" w:date="2026-02-23T12:14:00Z" w16du:dateUtc="2026-02-23T20:14:00Z">
              <w:r w:rsidR="0037179F" w:rsidDel="00B057BF">
                <w:rPr>
                  <w:rFonts w:eastAsiaTheme="minorEastAsia"/>
                  <w:sz w:val="24"/>
                  <w:szCs w:val="24"/>
                  <w:lang w:eastAsia="zh-CN"/>
                </w:rPr>
                <w:delText>QIAN DENG</w:delText>
              </w:r>
            </w:del>
            <w:ins w:id="7" w:author="Jessie Li" w:date="2026-02-23T12:14:00Z" w16du:dateUtc="2026-02-23T20:14:00Z">
              <w:r w:rsidR="00B057BF">
                <w:rPr>
                  <w:rFonts w:eastAsiaTheme="minorEastAsia"/>
                  <w:sz w:val="24"/>
                  <w:szCs w:val="24"/>
                  <w:lang w:eastAsia="zh-CN"/>
                </w:rPr>
                <w:t>XINMIAO JIA</w:t>
              </w:r>
            </w:ins>
            <w:del w:id="8" w:author="Jessie Li" w:date="2026-02-23T12:15:00Z" w16du:dateUtc="2026-02-23T20:15:00Z">
              <w:r w:rsidR="0037179F" w:rsidDel="000F2E29">
                <w:rPr>
                  <w:rFonts w:eastAsiaTheme="minorEastAsia"/>
                  <w:sz w:val="24"/>
                  <w:szCs w:val="24"/>
                  <w:lang w:eastAsia="zh-CN"/>
                </w:rPr>
                <w:delText>JUNJIE GUO</w:delText>
              </w:r>
            </w:del>
            <w:ins w:id="9" w:author="Jessie Li" w:date="2026-02-23T12:15:00Z" w16du:dateUtc="2026-02-23T20:15:00Z">
              <w:r w:rsidR="000F2E29">
                <w:rPr>
                  <w:rFonts w:eastAsiaTheme="minorEastAsia"/>
                  <w:sz w:val="24"/>
                  <w:szCs w:val="24"/>
                  <w:lang w:eastAsia="zh-CN"/>
                </w:rPr>
                <w:t>ZHEN WANG</w:t>
              </w:r>
            </w:ins>
            <w:r>
              <w:rPr>
                <w:caps/>
                <w:sz w:val="24"/>
                <w:szCs w:val="24"/>
              </w:rPr>
              <w:t xml:space="preserve">to be born to parentS IP1NAME AND IP2NAME</w:t>
            </w:r>
          </w:p>
        </w:tc>
        <w:tc>
          <w:tcPr>
            <w:tcW w:w="276" w:type="dxa"/>
          </w:tcPr>
          <w:p w14:paraId="51801A50" w14:textId="77777777" w:rsidR="00D7384B" w:rsidRPr="000C2E0A" w:rsidRDefault="00D7384B" w:rsidP="00A408A8">
            <w:pPr>
              <w:pStyle w:val="SingleSpacing"/>
              <w:rPr>
                <w:sz w:val="24"/>
                <w:szCs w:val="24"/>
              </w:rPr>
            </w:pPr>
            <w:r w:rsidRPr="000C2E0A">
              <w:rPr>
                <w:sz w:val="24"/>
                <w:szCs w:val="24"/>
              </w:rPr>
              <w:t>)</w:t>
            </w:r>
          </w:p>
          <w:p w14:paraId="3A7E3EA3" w14:textId="77777777" w:rsidR="00D7384B" w:rsidRPr="000C2E0A" w:rsidRDefault="00D7384B" w:rsidP="00A408A8">
            <w:pPr>
              <w:pStyle w:val="SingleSpacing"/>
              <w:rPr>
                <w:sz w:val="24"/>
                <w:szCs w:val="24"/>
              </w:rPr>
            </w:pPr>
            <w:r w:rsidRPr="000C2E0A">
              <w:rPr>
                <w:sz w:val="24"/>
                <w:szCs w:val="24"/>
              </w:rPr>
              <w:t>)</w:t>
            </w:r>
          </w:p>
          <w:p w14:paraId="1835C94F" w14:textId="77777777" w:rsidR="00D7384B" w:rsidRPr="000C2E0A" w:rsidRDefault="00D7384B" w:rsidP="00A408A8">
            <w:pPr>
              <w:pStyle w:val="SingleSpacing"/>
              <w:rPr>
                <w:sz w:val="24"/>
                <w:szCs w:val="24"/>
              </w:rPr>
            </w:pPr>
            <w:r w:rsidRPr="000C2E0A">
              <w:rPr>
                <w:sz w:val="24"/>
                <w:szCs w:val="24"/>
              </w:rPr>
              <w:t>)</w:t>
            </w:r>
          </w:p>
          <w:p w14:paraId="6278AA39" w14:textId="77777777" w:rsidR="00D7384B" w:rsidRPr="000C2E0A" w:rsidRDefault="00D7384B" w:rsidP="00A408A8">
            <w:pPr>
              <w:pStyle w:val="SingleSpacing"/>
              <w:rPr>
                <w:sz w:val="24"/>
                <w:szCs w:val="24"/>
              </w:rPr>
            </w:pPr>
            <w:r w:rsidRPr="000C2E0A">
              <w:rPr>
                <w:sz w:val="24"/>
                <w:szCs w:val="24"/>
              </w:rPr>
              <w:t>)</w:t>
            </w:r>
          </w:p>
          <w:p w14:paraId="4A273455" w14:textId="77777777" w:rsidR="00D7384B" w:rsidRPr="000C2E0A" w:rsidRDefault="00D7384B" w:rsidP="00A408A8">
            <w:pPr>
              <w:pStyle w:val="SingleSpacing"/>
              <w:rPr>
                <w:sz w:val="24"/>
                <w:szCs w:val="24"/>
              </w:rPr>
            </w:pPr>
            <w:r w:rsidRPr="000C2E0A">
              <w:rPr>
                <w:sz w:val="24"/>
                <w:szCs w:val="24"/>
              </w:rPr>
              <w:t>)</w:t>
            </w:r>
          </w:p>
          <w:p w14:paraId="5D0F82BC" w14:textId="77777777" w:rsidR="00D7384B" w:rsidRPr="000C2E0A" w:rsidRDefault="00D7384B" w:rsidP="00A408A8">
            <w:pPr>
              <w:pStyle w:val="SingleSpacing"/>
              <w:rPr>
                <w:sz w:val="24"/>
                <w:szCs w:val="24"/>
              </w:rPr>
            </w:pPr>
            <w:r w:rsidRPr="000C2E0A">
              <w:rPr>
                <w:sz w:val="24"/>
                <w:szCs w:val="24"/>
              </w:rPr>
              <w:t>)</w:t>
            </w:r>
          </w:p>
          <w:p w14:paraId="371748AE" w14:textId="77777777" w:rsidR="00D7384B" w:rsidRPr="000C2E0A" w:rsidRDefault="00D7384B" w:rsidP="00A408A8">
            <w:pPr>
              <w:pStyle w:val="SingleSpacing"/>
              <w:rPr>
                <w:sz w:val="24"/>
                <w:szCs w:val="24"/>
              </w:rPr>
            </w:pPr>
            <w:r w:rsidRPr="000C2E0A">
              <w:rPr>
                <w:sz w:val="24"/>
                <w:szCs w:val="24"/>
              </w:rPr>
              <w:t>)</w:t>
            </w:r>
          </w:p>
          <w:p w14:paraId="469DA856" w14:textId="34D55848" w:rsidR="00D7384B" w:rsidRPr="000C2E0A" w:rsidRDefault="00D7384B" w:rsidP="00A408A8">
            <w:pPr>
              <w:pStyle w:val="SingleSpacing"/>
              <w:rPr>
                <w:sz w:val="24"/>
                <w:szCs w:val="24"/>
              </w:rPr>
            </w:pPr>
            <w:r w:rsidRPr="000C2E0A">
              <w:rPr>
                <w:sz w:val="24"/>
                <w:szCs w:val="24"/>
              </w:rPr>
              <w:t>)</w:t>
            </w:r>
          </w:p>
          <w:p w14:paraId="19AF003C" w14:textId="77777777" w:rsidR="00D7384B" w:rsidRDefault="00D7384B" w:rsidP="00A408A8">
            <w:pPr>
              <w:pStyle w:val="SingleSpacing"/>
              <w:rPr>
                <w:sz w:val="24"/>
                <w:szCs w:val="24"/>
              </w:rPr>
            </w:pPr>
            <w:r w:rsidRPr="000C2E0A">
              <w:rPr>
                <w:sz w:val="24"/>
                <w:szCs w:val="24"/>
              </w:rPr>
              <w:t>)</w:t>
            </w:r>
          </w:p>
          <w:p w14:paraId="20539C62" w14:textId="77777777" w:rsidR="00E71F56" w:rsidRDefault="00E71F56" w:rsidP="00A408A8">
            <w:pPr>
              <w:pStyle w:val="SingleSpacing"/>
              <w:rPr>
                <w:ins w:id="10" w:author="Jessie Li" w:date="2026-02-23T14:29:00Z" w16du:dateUtc="2026-02-23T22:29:00Z"/>
                <w:sz w:val="24"/>
                <w:szCs w:val="24"/>
              </w:rPr>
            </w:pPr>
            <w:r>
              <w:rPr>
                <w:sz w:val="24"/>
                <w:szCs w:val="24"/>
              </w:rPr>
              <w:t>)</w:t>
            </w:r>
          </w:p>
          <w:p w14:paraId="294FD4BE" w14:textId="69A8C0B5" w:rsidR="00B3526B" w:rsidRPr="000C2E0A" w:rsidRDefault="00B3526B" w:rsidP="00A408A8">
            <w:pPr>
              <w:pStyle w:val="SingleSpacing"/>
              <w:rPr>
                <w:sz w:val="24"/>
                <w:szCs w:val="24"/>
              </w:rPr>
            </w:pPr>
            <w:ins w:id="11" w:author="Jessie Li" w:date="2026-02-23T14:29:00Z" w16du:dateUtc="2026-02-23T22:29:00Z">
              <w:r>
                <w:rPr>
                  <w:sz w:val="24"/>
                  <w:szCs w:val="24"/>
                </w:rPr>
                <w:t>)</w:t>
              </w:r>
            </w:ins>
          </w:p>
        </w:tc>
        <w:tc>
          <w:tcPr>
            <w:tcW w:w="4542" w:type="dxa"/>
          </w:tcPr>
          <w:p w14:paraId="1450F78B" w14:textId="77777777" w:rsidR="00D7384B" w:rsidRDefault="00D7384B" w:rsidP="00A408A8">
            <w:pPr>
              <w:pStyle w:val="SingleSpacing"/>
              <w:rPr>
                <w:bCs/>
                <w:sz w:val="24"/>
              </w:rPr>
            </w:pPr>
          </w:p>
          <w:p w14:paraId="01353BB5" w14:textId="77777777" w:rsidR="00D7384B" w:rsidRDefault="00D7384B" w:rsidP="00A408A8">
            <w:pPr>
              <w:pStyle w:val="SingleSpacing"/>
              <w:rPr>
                <w:bCs/>
                <w:sz w:val="24"/>
              </w:rPr>
            </w:pPr>
          </w:p>
          <w:p w14:paraId="724048AC" w14:textId="592288F2" w:rsidR="0047425D" w:rsidRPr="00812088" w:rsidRDefault="00D7384B" w:rsidP="00A408A8">
            <w:pPr>
              <w:pStyle w:val="SingleSpacing"/>
              <w:rPr>
                <w:bCs/>
                <w:sz w:val="24"/>
              </w:rPr>
            </w:pPr>
            <w:r>
              <w:rPr>
                <w:bCs/>
                <w:sz w:val="24"/>
              </w:rPr>
              <w:t>SPECIAL POWER OF ATTORNEY</w:t>
            </w:r>
            <w:r w:rsidR="00047B3A">
              <w:rPr>
                <w:bCs/>
                <w:sz w:val="24"/>
              </w:rPr>
              <w:t xml:space="preserve"> OF CHILD</w:t>
            </w:r>
            <w:r w:rsidR="00CD6663">
              <w:rPr>
                <w:bCs/>
                <w:sz w:val="24"/>
              </w:rPr>
              <w:t xml:space="preserve"> </w:t>
            </w:r>
            <w:r w:rsidR="0047425D">
              <w:rPr>
                <w:bCs/>
                <w:sz w:val="24"/>
              </w:rPr>
              <w:t>AND AUTHORIZATION TO CONSENT TO HEALTH CARE FOR MINOR</w:t>
            </w:r>
          </w:p>
        </w:tc>
      </w:tr>
    </w:tbl>
    <w:p w14:paraId="17DABA56" w14:textId="77777777" w:rsidR="00D7384B" w:rsidRDefault="00D7384B" w:rsidP="00D7384B">
      <w:pPr>
        <w:rPr>
          <w:sz w:val="24"/>
        </w:rPr>
      </w:pPr>
    </w:p>
    <w:p w14:paraId="3EB42AC3" w14:textId="1DF6E5F8" w:rsidR="00D7384B" w:rsidRDefault="00CB2421" w:rsidP="00923F38">
      <w:pPr>
        <w:pStyle w:val="Style1"/>
        <w:jc w:val="both"/>
      </w:pPr>
      <w:del w:id="12" w:author="Jessie Li" w:date="2026-02-23T12:14:00Z" w16du:dateUtc="2026-02-23T20:14:00Z">
        <w:r w:rsidR="0037179F" w:rsidDel="00B057BF">
          <w:rPr>
            <w:rFonts w:eastAsiaTheme="minorEastAsia"/>
            <w:lang w:eastAsia="zh-CN"/>
          </w:rPr>
          <w:delText>QIAN DENG</w:delText>
        </w:r>
      </w:del>
      <w:ins w:id="13" w:author="Jessie Li" w:date="2026-02-23T12:14:00Z" w16du:dateUtc="2026-02-23T20:14:00Z">
        <w:r w:rsidR="00B057BF">
          <w:rPr>
            <w:rFonts w:eastAsiaTheme="minorEastAsia"/>
            <w:lang w:eastAsia="zh-CN"/>
          </w:rPr>
          <w:t>XINMIAO JIA</w:t>
        </w:r>
      </w:ins>
      <w:del w:id="14" w:author="Jessie Li" w:date="2026-02-23T12:15:00Z" w16du:dateUtc="2026-02-23T20:15:00Z">
        <w:r w:rsidR="0037179F" w:rsidDel="000F2E29">
          <w:rPr>
            <w:rFonts w:eastAsiaTheme="minorEastAsia"/>
            <w:lang w:eastAsia="zh-CN"/>
          </w:rPr>
          <w:delText>JUNJIE GUO</w:delText>
        </w:r>
      </w:del>
      <w:ins w:id="15" w:author="Jessie Li" w:date="2026-02-23T12:15:00Z" w16du:dateUtc="2026-02-23T20:15:00Z">
        <w:r w:rsidR="000F2E29">
          <w:rPr>
            <w:rFonts w:eastAsiaTheme="minorEastAsia"/>
            <w:lang w:eastAsia="zh-CN"/>
          </w:rPr>
          <w:t>ZHEN WANG</w:t>
        </w:r>
      </w:ins>
      <w:del w:id="16" w:author="Jessie Li" w:date="2026-02-23T12:15:00Z" w16du:dateUtc="2026-02-23T20:15:00Z">
        <w:r w:rsidR="0064077D" w:rsidDel="000F2E29">
          <w:delText>CHILD GUO</w:delText>
        </w:r>
      </w:del>
      <w:ins w:id="17" w:author="Jessie Li" w:date="2026-02-23T12:15:00Z" w16du:dateUtc="2026-02-23T20:15:00Z">
        <w:r w:rsidR="000F2E29">
          <w:t>CHILD WANG</w:t>
        </w:r>
      </w:ins>
      <w:del w:id="18" w:author="Jessie Li" w:date="2026-02-23T12:15:00Z" w16du:dateUtc="2026-02-23T20:15:00Z">
        <w:r w:rsidR="00374C42" w:rsidDel="000F2E29">
          <w:delText>MELISSA PEONE</w:delText>
        </w:r>
      </w:del>
      <w:ins w:id="19" w:author="Jessie Li" w:date="2026-02-23T12:15:00Z" w16du:dateUtc="2026-02-23T20:15:00Z">
        <w:r w:rsidR="000F2E29">
          <w:t>JESSICA TATIANA LAMAS</w:t>
        </w:r>
      </w:ins>
      <w:del w:id="20" w:author="Jessie Li" w:date="2026-02-23T12:14:00Z" w16du:dateUtc="2026-02-23T20:14:00Z">
        <w:r w:rsidR="0037179F" w:rsidDel="00B057BF">
          <w:rPr>
            <w:rFonts w:eastAsiaTheme="minorEastAsia"/>
            <w:lang w:eastAsia="zh-CN"/>
          </w:rPr>
          <w:delText>QIAN DENG</w:delText>
        </w:r>
      </w:del>
      <w:ins w:id="21" w:author="Jessie Li" w:date="2026-02-23T12:14:00Z" w16du:dateUtc="2026-02-23T20:14:00Z">
        <w:r w:rsidR="00B057BF">
          <w:rPr>
            <w:rFonts w:eastAsiaTheme="minorEastAsia"/>
            <w:lang w:eastAsia="zh-CN"/>
          </w:rPr>
          <w:t>XINMIAO JIA</w:t>
        </w:r>
      </w:ins>
      <w:del w:id="22" w:author="Jessie Li" w:date="2026-02-23T12:16:00Z" w16du:dateUtc="2026-02-23T20:16:00Z">
        <w:r w:rsidR="00906C9C" w:rsidRPr="3E971B61" w:rsidDel="00523CD5">
          <w:rPr>
            <w:lang w:eastAsia="zh-CN"/>
          </w:rPr>
          <w:delText>E</w:delText>
        </w:r>
        <w:r w:rsidR="0065006E" w:rsidDel="00523CD5">
          <w:rPr>
            <w:rFonts w:hint="eastAsia"/>
            <w:lang w:eastAsia="zh-CN"/>
          </w:rPr>
          <w:delText>J</w:delText>
        </w:r>
        <w:r w:rsidR="00351EF8" w:rsidDel="00523CD5">
          <w:rPr>
            <w:rFonts w:hint="eastAsia"/>
            <w:lang w:eastAsia="zh-CN"/>
          </w:rPr>
          <w:delText>9028308</w:delText>
        </w:r>
      </w:del>
      <w:ins w:id="23" w:author="Jessie Li" w:date="2026-02-23T12:16:00Z" w16du:dateUtc="2026-02-23T20:16:00Z">
        <w:r w:rsidR="00523CD5" w:rsidRPr="3E971B61">
          <w:rPr>
            <w:lang w:eastAsia="zh-CN"/>
          </w:rPr>
          <w:t>E</w:t>
        </w:r>
      </w:ins>
      <w:ins w:id="24" w:author="Jessie Li" w:date="2026-02-26T10:29:00Z" w16du:dateUtc="2026-02-26T18:29:00Z">
        <w:r w:rsidR="002E6D84">
          <w:rPr>
            <w:lang w:eastAsia="zh-CN"/>
          </w:rPr>
          <w:t>R</w:t>
        </w:r>
      </w:ins>
      <w:ins w:id="25" w:author="Jessie Li" w:date="2026-03-02T14:00:00Z" w16du:dateUtc="2026-03-02T22:00:00Z">
        <w:r w:rsidR="00987170">
          <w:rPr>
            <w:rFonts w:hint="eastAsia"/>
            <w:lang w:eastAsia="zh-CN"/>
          </w:rPr>
          <w:t>0468095</w:t>
        </w:r>
      </w:ins>
      <w:del w:id="26" w:author="Jessie Li" w:date="2026-02-23T12:15:00Z" w16du:dateUtc="2026-02-23T20:15:00Z">
        <w:r w:rsidR="0037179F" w:rsidDel="000F2E29">
          <w:rPr>
            <w:rFonts w:eastAsiaTheme="minorEastAsia"/>
            <w:lang w:eastAsia="zh-CN"/>
          </w:rPr>
          <w:delText>JUNJIE GUO</w:delText>
        </w:r>
      </w:del>
      <w:ins w:id="27" w:author="Jessie Li" w:date="2026-02-23T12:15:00Z" w16du:dateUtc="2026-02-23T20:15:00Z">
        <w:r w:rsidR="000F2E29">
          <w:rPr>
            <w:rFonts w:eastAsiaTheme="minorEastAsia"/>
            <w:lang w:eastAsia="zh-CN"/>
          </w:rPr>
          <w:t>ZHEN WANG</w:t>
        </w:r>
      </w:ins>
      <w:del w:id="28" w:author="Jessie Li" w:date="2026-02-23T12:17:00Z" w16du:dateUtc="2026-02-23T20:17:00Z">
        <w:r w:rsidR="005C65FC" w:rsidRPr="3E971B61" w:rsidDel="001D1827">
          <w:rPr>
            <w:rFonts w:eastAsiaTheme="minorEastAsia"/>
            <w:lang w:eastAsia="zh-CN"/>
          </w:rPr>
          <w:delText>E</w:delText>
        </w:r>
        <w:r w:rsidR="00351EF8" w:rsidDel="001D1827">
          <w:rPr>
            <w:rFonts w:eastAsiaTheme="minorEastAsia" w:hint="eastAsia"/>
            <w:lang w:eastAsia="zh-CN"/>
          </w:rPr>
          <w:delText>L4855943</w:delText>
        </w:r>
      </w:del>
      <w:ins w:id="29" w:author="Jessie Li" w:date="2026-02-23T12:17:00Z" w16du:dateUtc="2026-02-23T20:17:00Z">
        <w:r w:rsidR="001D1827" w:rsidRPr="3E971B61">
          <w:rPr>
            <w:rFonts w:eastAsiaTheme="minorEastAsia"/>
            <w:lang w:eastAsia="zh-CN"/>
          </w:rPr>
          <w:t>E</w:t>
        </w:r>
        <w:r w:rsidR="001D1827">
          <w:rPr>
            <w:rFonts w:eastAsiaTheme="minorEastAsia"/>
            <w:lang w:eastAsia="zh-CN"/>
          </w:rPr>
          <w:t>564</w:t>
        </w:r>
      </w:ins>
      <w:ins w:id="30" w:author="Jessie Li" w:date="2026-02-23T13:11:00Z" w16du:dateUtc="2026-02-23T21:11:00Z">
        <w:r w:rsidR="006D2AAA">
          <w:rPr>
            <w:rFonts w:eastAsiaTheme="minorEastAsia" w:hint="eastAsia"/>
            <w:lang w:eastAsia="zh-CN"/>
          </w:rPr>
          <w:t>1</w:t>
        </w:r>
      </w:ins>
      <w:ins w:id="31" w:author="Jessie Li" w:date="2026-02-23T12:17:00Z" w16du:dateUtc="2026-02-23T20:17:00Z">
        <w:r w:rsidR="001D1827">
          <w:rPr>
            <w:rFonts w:eastAsiaTheme="minorEastAsia"/>
            <w:lang w:eastAsia="zh-CN"/>
          </w:rPr>
          <w:t>9622</w:t>
        </w:r>
      </w:ins>
      <w:r>
        <w:t xml:space="preserve">We, IP1NAME AND IP2NAME, are the Intended Parents of the Infant CHILDNAME, born to us via gestational surrogate SURROGATENAME. IP1NAME’s IP1COUNTRY Passport No. is IP1PASSPORT, and IP2NAME’s IP2COUNTRY Passport No. is IP2PASSPORT.  Photocopies of our passports are attached to this declaration.</w:t>
      </w:r>
    </w:p>
    <w:p w14:paraId="20D952CF" w14:textId="5C0A4E9F" w:rsidR="00D7384B" w:rsidRPr="00920302" w:rsidRDefault="002D1CE7" w:rsidP="009D572E">
      <w:pPr>
        <w:pStyle w:val="Style1"/>
        <w:jc w:val="both"/>
      </w:pPr>
      <w:del w:id="32" w:author="Jessie Li" w:date="2026-02-23T12:15:00Z" w16du:dateUtc="2026-02-23T20:15:00Z">
        <w:r w:rsidR="0064077D" w:rsidDel="000F2E29">
          <w:delText>CHILD GUO</w:delText>
        </w:r>
      </w:del>
      <w:ins w:id="33" w:author="Jessie Li" w:date="2026-02-23T12:15:00Z" w16du:dateUtc="2026-02-23T20:15:00Z">
        <w:r w:rsidR="000F2E29">
          <w:t>CHILD WANG</w:t>
        </w:r>
      </w:ins>
      <w:ins w:id="34" w:author="Jessie Li" w:date="2026-02-23T12:18:00Z" w16du:dateUtc="2026-02-23T20:18:00Z">
        <w:r w:rsidR="00AE1753" w:rsidRPr="116E2209">
          <w:rPr>
            <w:rFonts w:eastAsia="Times New Roman"/>
          </w:rPr>
          <w:t>April 8, 2026</w:t>
        </w:r>
      </w:ins>
      <w:del w:id="35" w:author="Jessie Li" w:date="2026-02-23T12:18:00Z" w16du:dateUtc="2026-02-23T20:18:00Z">
        <w:r w:rsidR="007832F1" w:rsidDel="00AE1753">
          <w:rPr>
            <w:rFonts w:hint="eastAsia"/>
            <w:lang w:eastAsia="zh-CN"/>
          </w:rPr>
          <w:delText>March 12</w:delText>
        </w:r>
        <w:r w:rsidR="000048AF" w:rsidRPr="3E971B61" w:rsidDel="00AE1753">
          <w:rPr>
            <w:lang w:eastAsia="zh-CN"/>
          </w:rPr>
          <w:delText>, 202</w:delText>
        </w:r>
        <w:r w:rsidR="007832F1" w:rsidDel="00AE1753">
          <w:rPr>
            <w:rFonts w:hint="eastAsia"/>
            <w:lang w:eastAsia="zh-CN"/>
          </w:rPr>
          <w:delText>6</w:delText>
        </w:r>
      </w:del>
      <w:ins w:id="36" w:author="Jessie Li" w:date="2026-02-23T12:18:00Z" w16du:dateUtc="2026-02-23T20:18:00Z">
        <w:r w:rsidR="000E7301" w:rsidRPr="000E7301">
          <w:t>Riverside Community Hospital</w:t>
        </w:r>
      </w:ins>
      <w:del w:id="37" w:author="Jessie Li" w:date="2026-02-23T12:18:00Z" w16du:dateUtc="2026-02-23T20:18:00Z">
        <w:r w:rsidR="00367482" w:rsidRPr="00367482" w:rsidDel="000E7301">
          <w:delText>Providence Holy Family Hospital</w:delText>
        </w:r>
      </w:del>
      <w:del w:id="38" w:author="Jessie Li" w:date="2026-02-23T12:18:00Z" w16du:dateUtc="2026-02-23T20:18:00Z">
        <w:r w:rsidR="00367482" w:rsidDel="000E7301">
          <w:rPr>
            <w:rFonts w:hint="eastAsia"/>
            <w:lang w:eastAsia="zh-CN"/>
          </w:rPr>
          <w:delText>Spokane</w:delText>
        </w:r>
      </w:del>
      <w:ins w:id="39" w:author="Jessie Li" w:date="2026-02-23T12:18:00Z" w16du:dateUtc="2026-02-23T20:18:00Z">
        <w:r w:rsidR="000E7301">
          <w:rPr>
            <w:lang w:eastAsia="zh-CN"/>
          </w:rPr>
          <w:t>Riverside</w:t>
        </w:r>
      </w:ins>
      <w:ins w:id="40" w:author="Jessie Li" w:date="2026-02-23T12:18:00Z" w16du:dateUtc="2026-02-23T20:18:00Z">
        <w:r w:rsidR="000E7301">
          <w:rPr>
            <w:lang w:eastAsia="zh-CN"/>
          </w:rPr>
          <w:t>California</w:t>
        </w:r>
      </w:ins>
      <w:del w:id="41" w:author="Jessie Li" w:date="2026-02-23T12:18:00Z" w16du:dateUtc="2026-02-23T20:18:00Z">
        <w:r w:rsidR="00367482" w:rsidDel="000E7301">
          <w:rPr>
            <w:rFonts w:hint="eastAsia"/>
            <w:lang w:eastAsia="zh-CN"/>
          </w:rPr>
          <w:delText>Washington</w:delText>
        </w:r>
      </w:del>
      <w:del w:id="42" w:author="Jessie Li" w:date="2026-02-23T12:15:00Z" w16du:dateUtc="2026-02-23T20:15:00Z">
        <w:r w:rsidR="00374C42" w:rsidDel="000F2E29">
          <w:delText>MELISSA PEONE</w:delText>
        </w:r>
      </w:del>
      <w:ins w:id="43" w:author="Jessie Li" w:date="2026-02-23T12:15:00Z" w16du:dateUtc="2026-02-23T20:15:00Z">
        <w:r w:rsidR="000F2E29">
          <w:t>JESSICA TATIANA LAMAS</w:t>
        </w:r>
      </w:ins>
      <w:del w:id="44" w:author="Jessie Li" w:date="2026-02-23T12:18:00Z" w16du:dateUtc="2026-02-23T20:18:00Z">
        <w:r w:rsidR="00227A26" w:rsidDel="000E7301">
          <w:rPr>
            <w:rFonts w:hint="eastAsia"/>
            <w:lang w:eastAsia="zh-CN"/>
          </w:rPr>
          <w:delText>January 25</w:delText>
        </w:r>
      </w:del>
      <w:del w:id="45" w:author="Jessie Li" w:date="2026-02-23T14:30:00Z" w16du:dateUtc="2026-02-23T22:30:00Z">
        <w:r w:rsidR="788393D7" w:rsidRPr="3E971B61" w:rsidDel="00C65F02">
          <w:rPr>
            <w:lang w:eastAsia="zh-CN"/>
          </w:rPr>
          <w:delText xml:space="preserve">, </w:delText>
        </w:r>
        <w:r w:rsidR="00227A26" w:rsidDel="00C65F02">
          <w:rPr>
            <w:rFonts w:hint="eastAsia"/>
            <w:lang w:eastAsia="zh-CN"/>
          </w:rPr>
          <w:delText>198</w:delText>
        </w:r>
      </w:del>
      <w:del w:id="46" w:author="Jessie Li" w:date="2026-02-23T12:18:00Z" w16du:dateUtc="2026-02-23T20:18:00Z">
        <w:r w:rsidR="00227A26" w:rsidDel="000E7301">
          <w:rPr>
            <w:rFonts w:hint="eastAsia"/>
            <w:lang w:eastAsia="zh-CN"/>
          </w:rPr>
          <w:delText>7</w:delText>
        </w:r>
      </w:del>
      <w:ins w:id="47" w:author="Microsoft Word" w:date="2026-02-23T14:30:00Z" w16du:dateUtc="2026-02-23T22:30:00Z">
        <w:del w:id="48" w:author="Jessie Li" w:date="2026-02-23T14:30:00Z" w16du:dateUtc="2026-02-23T22:30:00Z">
          <w:r w:rsidR="00227A26" w:rsidDel="00C65F02">
            <w:rPr>
              <w:rFonts w:hint="eastAsia"/>
              <w:lang w:eastAsia="zh-CN"/>
            </w:rPr>
            <w:delText xml:space="preserve">January </w:delText>
          </w:r>
        </w:del>
        <w:r w:rsidR="00B3526B">
          <w:rPr>
            <w:rFonts w:hint="eastAsia"/>
            <w:lang w:eastAsia="zh-CN"/>
          </w:rPr>
          <w:t>January 06</w:t>
        </w:r>
        <w:del w:id="49" w:author="Jessie Li" w:date="2026-02-23T14:30:00Z" w16du:dateUtc="2026-02-23T22:30:00Z">
          <w:r w:rsidR="00227A26" w:rsidDel="00C65F02">
            <w:rPr>
              <w:rFonts w:hint="eastAsia"/>
              <w:lang w:eastAsia="zh-CN"/>
            </w:rPr>
            <w:delText>25</w:delText>
          </w:r>
        </w:del>
        <w:r w:rsidR="788393D7" w:rsidRPr="3E971B61">
          <w:rPr>
            <w:lang w:eastAsia="zh-CN"/>
          </w:rPr>
          <w:t xml:space="preserve">, </w:t>
        </w:r>
        <w:r w:rsidR="00227A26">
          <w:rPr>
            <w:rFonts w:hint="eastAsia"/>
            <w:lang w:eastAsia="zh-CN"/>
          </w:rPr>
          <w:t>19</w:t>
        </w:r>
        <w:r w:rsidR="00B3526B">
          <w:rPr>
            <w:rFonts w:hint="eastAsia"/>
            <w:lang w:eastAsia="zh-CN"/>
          </w:rPr>
          <w:t>93</w:t>
        </w:r>
        <w:del w:id="50" w:author="Jessie Li" w:date="2026-02-23T14:30:00Z" w16du:dateUtc="2026-02-23T22:30:00Z">
          <w:r w:rsidR="00227A26" w:rsidDel="00C65F02">
            <w:rPr>
              <w:rFonts w:hint="eastAsia"/>
              <w:lang w:eastAsia="zh-CN"/>
            </w:rPr>
            <w:delText>87</w:delText>
          </w:r>
        </w:del>
      </w:ins>
      <w:r>
        <w:t xml:space="preserve">Our child, Infant CHILDNAME is expected to be born anytime from now to the original anticipated due date, on or before DUEDATE, at HOSPITALNAME, in HOSPITALCITY, HOSPITALSTATE via gestational surrogate SURROGATENAME, whose date of birth is SURROGATEDOB.</w:t>
      </w:r>
    </w:p>
    <w:p w14:paraId="4C4A8C1E" w14:textId="3D58BC28" w:rsidR="00D7384B" w:rsidRPr="00920302" w:rsidRDefault="007B3275" w:rsidP="0A630E6D">
      <w:pPr>
        <w:pStyle w:val="Style1"/>
        <w:jc w:val="both"/>
        <w:rPr>
          <w:lang w:eastAsia="zh-CN"/>
        </w:rPr>
      </w:pPr>
      <w:del w:id="51" w:author="Jessie Li" w:date="2026-02-23T12:19:00Z" w16du:dateUtc="2026-02-23T20:19:00Z">
        <w:r w:rsidR="00F177DD" w:rsidDel="001C29DC">
          <w:rPr>
            <w:rFonts w:hint="eastAsia"/>
            <w:lang w:eastAsia="zh-CN"/>
          </w:rPr>
          <w:delText>YULAN HE</w:delText>
        </w:r>
      </w:del>
      <w:ins w:id="52" w:author="Jessie Li" w:date="2026-02-23T12:20:00Z" w16du:dateUtc="2026-02-23T20:20:00Z">
        <w:r w:rsidR="008F7E43">
          <w:rPr>
            <w:lang w:eastAsia="zh-CN"/>
          </w:rPr>
          <w:t xml:space="preserve">JIA </w:t>
        </w:r>
      </w:ins>
      <w:ins w:id="53" w:author="Jessie Li" w:date="2026-02-23T12:21:00Z" w16du:dateUtc="2026-02-23T20:21:00Z">
        <w:r w:rsidR="008F7E43">
          <w:rPr>
            <w:lang w:eastAsia="zh-CN"/>
          </w:rPr>
          <w:t>XIAO</w:t>
        </w:r>
      </w:ins>
      <w:del w:id="54" w:author="Jessie Li" w:date="2026-02-23T12:20:00Z" w16du:dateUtc="2026-02-23T20:20:00Z">
        <w:r w:rsidR="00F177DD" w:rsidDel="00CC7307">
          <w:rPr>
            <w:rFonts w:hint="eastAsia"/>
            <w:lang w:eastAsia="zh-CN"/>
          </w:rPr>
          <w:delText>October</w:delText>
        </w:r>
        <w:r w:rsidR="00B87C65" w:rsidRPr="3E971B61" w:rsidDel="00CC7307">
          <w:rPr>
            <w:lang w:eastAsia="zh-CN"/>
          </w:rPr>
          <w:delText xml:space="preserve"> 2</w:delText>
        </w:r>
        <w:r w:rsidR="00F177DD" w:rsidDel="00CC7307">
          <w:rPr>
            <w:rFonts w:hint="eastAsia"/>
            <w:lang w:eastAsia="zh-CN"/>
          </w:rPr>
          <w:delText>1</w:delText>
        </w:r>
        <w:r w:rsidR="00B87C65" w:rsidRPr="3E971B61" w:rsidDel="00CC7307">
          <w:rPr>
            <w:lang w:eastAsia="zh-CN"/>
          </w:rPr>
          <w:delText>, 19</w:delText>
        </w:r>
        <w:r w:rsidR="00F177DD" w:rsidDel="00CC7307">
          <w:rPr>
            <w:rFonts w:hint="eastAsia"/>
            <w:lang w:eastAsia="zh-CN"/>
          </w:rPr>
          <w:delText>63</w:delText>
        </w:r>
      </w:del>
      <w:ins w:id="55" w:author="Jessie Li" w:date="2026-02-23T12:20:00Z" w16du:dateUtc="2026-02-23T20:20:00Z">
        <w:r w:rsidR="00CC7307">
          <w:rPr>
            <w:lang w:eastAsia="zh-CN"/>
          </w:rPr>
          <w:t>December 26, 1983</w:t>
        </w:r>
      </w:ins>
      <w:del w:id="56" w:author="Jessie Li" w:date="2026-02-23T12:20:00Z" w16du:dateUtc="2026-02-23T20:20:00Z">
        <w:r w:rsidR="00884AAA" w:rsidDel="008F7E43">
          <w:rPr>
            <w:rFonts w:hint="eastAsia"/>
            <w:lang w:eastAsia="zh-CN"/>
          </w:rPr>
          <w:delText>F8217375</w:delText>
        </w:r>
        <w:r w:rsidR="00E16015" w:rsidDel="008F7E43">
          <w:delText xml:space="preserve"> </w:delText>
        </w:r>
      </w:del>
      <w:ins w:id="57" w:author="Jessie Li" w:date="2026-02-23T12:20:00Z" w16du:dateUtc="2026-02-23T20:20:00Z">
        <w:r w:rsidR="008F7E43">
          <w:rPr>
            <w:lang w:eastAsia="zh-CN"/>
          </w:rPr>
          <w:t xml:space="preserve">Y8938647 </w:t>
        </w:r>
      </w:ins>
      <w:del w:id="58" w:author="Jessie Li" w:date="2026-02-23T12:20:00Z" w16du:dateUtc="2026-02-23T20:20:00Z">
        <w:r w:rsidR="00884AAA" w:rsidDel="008F7E43">
          <w:rPr>
            <w:rFonts w:hint="eastAsia"/>
            <w:lang w:eastAsia="zh-CN"/>
          </w:rPr>
          <w:delText>YULAN HE</w:delText>
        </w:r>
      </w:del>
      <w:ins w:id="59" w:author="Jessie Li" w:date="2026-02-23T12:20:00Z" w16du:dateUtc="2026-02-23T20:20:00Z">
        <w:r w:rsidR="008F7E43">
          <w:rPr>
            <w:lang w:eastAsia="zh-CN"/>
          </w:rPr>
          <w:t>JIA XIAO</w:t>
        </w:r>
      </w:ins>
      <w:del w:id="60" w:author="Jessie Li" w:date="2026-02-23T12:21:00Z" w16du:dateUtc="2026-02-23T20:21:00Z">
        <w:r w:rsidR="002129E7" w:rsidDel="008F7E43">
          <w:rPr>
            <w:rFonts w:hint="eastAsia"/>
            <w:lang w:eastAsia="zh-CN"/>
          </w:rPr>
          <w:delText>WEID</w:delText>
        </w:r>
        <w:r w:rsidR="00364433" w:rsidDel="008F7E43">
          <w:rPr>
            <w:rFonts w:hint="eastAsia"/>
            <w:lang w:eastAsia="zh-CN"/>
          </w:rPr>
          <w:delText>I</w:delText>
        </w:r>
        <w:r w:rsidR="002129E7" w:rsidDel="008F7E43">
          <w:rPr>
            <w:rFonts w:hint="eastAsia"/>
            <w:lang w:eastAsia="zh-CN"/>
          </w:rPr>
          <w:delText xml:space="preserve"> SUN</w:delText>
        </w:r>
        <w:r w:rsidR="00364433" w:rsidDel="008F7E43">
          <w:rPr>
            <w:rFonts w:hint="eastAsia"/>
            <w:lang w:eastAsia="zh-CN"/>
          </w:rPr>
          <w:delText>, date of birth March 24, 1993 and California</w:delText>
        </w:r>
        <w:r w:rsidR="00364433" w:rsidDel="008F7E43">
          <w:rPr>
            <w:lang w:eastAsia="zh-CN"/>
          </w:rPr>
          <w:delText>’</w:delText>
        </w:r>
        <w:r w:rsidR="00364433" w:rsidDel="008F7E43">
          <w:rPr>
            <w:rFonts w:hint="eastAsia"/>
            <w:lang w:eastAsia="zh-CN"/>
          </w:rPr>
          <w:delText xml:space="preserve">s Driver License No. Y3723973 (a copy of </w:delText>
        </w:r>
        <w:r w:rsidR="001F4A93" w:rsidDel="008F7E43">
          <w:rPr>
            <w:rFonts w:hint="eastAsia"/>
            <w:lang w:eastAsia="zh-CN"/>
          </w:rPr>
          <w:delText>WEIDI S</w:delText>
        </w:r>
        <w:r w:rsidR="00FA7137" w:rsidDel="008F7E43">
          <w:rPr>
            <w:rFonts w:hint="eastAsia"/>
            <w:lang w:eastAsia="zh-CN"/>
          </w:rPr>
          <w:delText>UN</w:delText>
        </w:r>
        <w:r w:rsidR="001F4A93" w:rsidDel="008F7E43">
          <w:rPr>
            <w:lang w:eastAsia="zh-CN"/>
          </w:rPr>
          <w:delText>’</w:delText>
        </w:r>
        <w:r w:rsidR="001F4A93" w:rsidDel="008F7E43">
          <w:rPr>
            <w:rFonts w:hint="eastAsia"/>
            <w:lang w:eastAsia="zh-CN"/>
          </w:rPr>
          <w:delText xml:space="preserve">s identification is attached to this declaration), </w:delText>
        </w:r>
      </w:del>
      <w:del w:id="61" w:author="Jessie Li" w:date="2026-02-23T12:21:00Z" w16du:dateUtc="2026-02-23T20:21:00Z">
        <w:r w:rsidR="001F4A93" w:rsidDel="001E09EF">
          <w:rPr>
            <w:rFonts w:hint="eastAsia"/>
            <w:lang w:eastAsia="zh-CN"/>
          </w:rPr>
          <w:delText>XIAOJUN WU</w:delText>
        </w:r>
      </w:del>
      <w:ins w:id="62" w:author="Jessie Li" w:date="2026-02-23T12:21:00Z" w16du:dateUtc="2026-02-23T20:21:00Z">
        <w:r w:rsidR="001E09EF">
          <w:rPr>
            <w:lang w:eastAsia="zh-CN"/>
          </w:rPr>
          <w:t>XIAOLING WANG</w:t>
        </w:r>
      </w:ins>
      <w:del w:id="63" w:author="Jessie Li" w:date="2026-02-23T12:22:00Z" w16du:dateUtc="2026-02-23T20:22:00Z">
        <w:r w:rsidR="001F4A93" w:rsidDel="001E09EF">
          <w:rPr>
            <w:rFonts w:hint="eastAsia"/>
            <w:lang w:eastAsia="zh-CN"/>
          </w:rPr>
          <w:delText xml:space="preserve">June </w:delText>
        </w:r>
      </w:del>
      <w:ins w:id="64" w:author="Jessie Li" w:date="2026-02-23T12:22:00Z" w16du:dateUtc="2026-02-23T20:22:00Z">
        <w:r w:rsidR="001E09EF">
          <w:rPr>
            <w:lang w:eastAsia="zh-CN"/>
          </w:rPr>
          <w:t xml:space="preserve">October </w:t>
        </w:r>
      </w:ins>
      <w:ins w:id="65" w:author="Jessie Li" w:date="2026-02-23T12:23:00Z" w16du:dateUtc="2026-02-23T20:23:00Z">
        <w:r w:rsidR="00B60CAF">
          <w:rPr>
            <w:lang w:eastAsia="zh-CN"/>
          </w:rPr>
          <w:t>15</w:t>
        </w:r>
      </w:ins>
      <w:del w:id="66" w:author="Jessie Li" w:date="2026-02-23T12:23:00Z" w16du:dateUtc="2026-02-23T20:23:00Z">
        <w:r w:rsidR="001F4A93" w:rsidDel="00B60CAF">
          <w:rPr>
            <w:rFonts w:hint="eastAsia"/>
            <w:lang w:eastAsia="zh-CN"/>
          </w:rPr>
          <w:delText>27</w:delText>
        </w:r>
      </w:del>
      <w:ins w:id="67" w:author="Jessie Li" w:date="2026-02-23T12:23:00Z" w16du:dateUtc="2026-02-23T20:23:00Z">
        <w:r w:rsidR="00E00CBA">
          <w:rPr>
            <w:lang w:eastAsia="zh-CN"/>
          </w:rPr>
          <w:t>81</w:t>
        </w:r>
      </w:ins>
      <w:del w:id="68" w:author="Jessie Li" w:date="2026-02-23T12:23:00Z" w16du:dateUtc="2026-02-23T20:23:00Z">
        <w:r w:rsidR="001F4A93" w:rsidDel="00E00CBA">
          <w:rPr>
            <w:rFonts w:hint="eastAsia"/>
            <w:lang w:eastAsia="zh-CN"/>
          </w:rPr>
          <w:delText>70</w:delText>
        </w:r>
      </w:del>
      <w:del w:id="69" w:author="Jessie Li" w:date="2026-02-23T12:23:00Z" w16du:dateUtc="2026-02-23T20:23:00Z">
        <w:r w:rsidR="00FA7137" w:rsidDel="00E00CBA">
          <w:rPr>
            <w:rFonts w:hint="eastAsia"/>
            <w:lang w:eastAsia="zh-CN"/>
          </w:rPr>
          <w:delText xml:space="preserve">F1530682 </w:delText>
        </w:r>
      </w:del>
      <w:ins w:id="70" w:author="Jessie Li" w:date="2026-02-23T12:23:00Z" w16du:dateUtc="2026-02-23T20:23:00Z">
        <w:r w:rsidR="00E00CBA">
          <w:rPr>
            <w:lang w:eastAsia="zh-CN"/>
          </w:rPr>
          <w:t>Y2780081</w:t>
        </w:r>
        <w:r w:rsidR="00E00CBA">
          <w:rPr>
            <w:rFonts w:hint="eastAsia"/>
            <w:lang w:eastAsia="zh-CN"/>
          </w:rPr>
          <w:t xml:space="preserve"> </w:t>
        </w:r>
      </w:ins>
      <w:del w:id="71" w:author="Jessie Li" w:date="2026-02-23T12:23:00Z" w16du:dateUtc="2026-02-23T20:23:00Z">
        <w:r w:rsidR="00FA7137" w:rsidDel="00E00CBA">
          <w:rPr>
            <w:rFonts w:hint="eastAsia"/>
            <w:lang w:eastAsia="zh-CN"/>
          </w:rPr>
          <w:delText>XIAOJUN WU</w:delText>
        </w:r>
      </w:del>
      <w:ins w:id="72" w:author="Jessie Li" w:date="2026-02-23T12:23:00Z" w16du:dateUtc="2026-02-23T20:23:00Z">
        <w:r w:rsidR="00E00CBA">
          <w:rPr>
            <w:lang w:eastAsia="zh-CN"/>
          </w:rPr>
          <w:t>XIAOLING WANG</w:t>
        </w:r>
      </w:ins>
      <w:r>
        <w:t xml:space="preserve">We hereby consent to giving special powers of attorney to AGENT1NAME, date of birth AGENT1DOB and AGENT1ID (a copy of AGENT1NAME’s identification is attached to this declaration), and AGENT2NAME, date of birth AGENT2DOB and AGENT2ID (a copy of AGENT2NAME’s identification is attached to this declaration).</w:t>
      </w:r>
    </w:p>
    <w:p w14:paraId="62EE2839" w14:textId="32DA5125" w:rsidR="00D7384B" w:rsidRPr="00920302" w:rsidRDefault="007B3275" w:rsidP="009D572E">
      <w:pPr>
        <w:pStyle w:val="Style1"/>
        <w:jc w:val="both"/>
      </w:pPr>
      <w:del w:id="73" w:author="Jessie Li" w:date="2026-02-23T12:24:00Z" w16du:dateUtc="2026-02-23T20:24:00Z">
        <w:r w:rsidR="00342824" w:rsidDel="00B45853">
          <w:rPr>
            <w:lang w:eastAsia="zh-CN"/>
          </w:rPr>
          <w:delText>YULAN HE</w:delText>
        </w:r>
      </w:del>
      <w:ins w:id="74" w:author="Jessie Li" w:date="2026-02-23T12:24:00Z" w16du:dateUtc="2026-02-23T20:24:00Z">
        <w:r w:rsidR="00B45853">
          <w:rPr>
            <w:lang w:eastAsia="zh-CN"/>
          </w:rPr>
          <w:t>JIA XIAO</w:t>
        </w:r>
      </w:ins>
      <w:del w:id="75" w:author="Jessie Li" w:date="2026-02-23T12:24:00Z" w16du:dateUtc="2026-02-23T20:24:00Z">
        <w:r w:rsidR="00342824" w:rsidDel="00B45853">
          <w:rPr>
            <w:lang w:eastAsia="zh-CN"/>
          </w:rPr>
          <w:delText xml:space="preserve">WEIDI SUN, </w:delText>
        </w:r>
      </w:del>
      <w:del w:id="76" w:author="Jessie Li" w:date="2026-02-23T12:24:00Z" w16du:dateUtc="2026-02-23T20:24:00Z">
        <w:r w:rsidR="00342824" w:rsidDel="00B45853">
          <w:rPr>
            <w:lang w:eastAsia="zh-CN"/>
          </w:rPr>
          <w:delText>XIAOJUN WU</w:delText>
        </w:r>
      </w:del>
      <w:ins w:id="77" w:author="Jessie Li" w:date="2026-02-23T12:24:00Z" w16du:dateUtc="2026-02-23T20:24:00Z">
        <w:r w:rsidR="00B45853">
          <w:rPr>
            <w:lang w:eastAsia="zh-CN"/>
          </w:rPr>
          <w:t>XIAOLING WANG</w:t>
        </w:r>
      </w:ins>
      <w:r>
        <w:t xml:space="preserve">We understand and agree that AGENT1NAME and/or AGENT2NAME are to be provided a wristband, allowing their access to the nursery (including the Neo-Natal Intensive Care Unit “NICU”) by any physician and/or medical facility and/or medical personnel providing post-natal or well care to the child born to us by our gestational surrogate.</w:t>
      </w:r>
    </w:p>
    <w:p w14:paraId="6589FDED" w14:textId="5D7371B0" w:rsidR="00D7384B" w:rsidRPr="00920302" w:rsidRDefault="007B3275" w:rsidP="009D572E">
      <w:pPr>
        <w:pStyle w:val="Style1"/>
        <w:jc w:val="both"/>
      </w:pPr>
      <w:del w:id="78" w:author="Jessie Li" w:date="2026-02-23T12:15:00Z" w16du:dateUtc="2026-02-23T20:15:00Z">
        <w:r w:rsidR="00374C42" w:rsidDel="000F2E29">
          <w:delText>MELISSA PEONE</w:delText>
        </w:r>
      </w:del>
      <w:ins w:id="79" w:author="Jessie Li" w:date="2026-02-23T12:15:00Z" w16du:dateUtc="2026-02-23T20:15:00Z">
        <w:r w:rsidR="000F2E29">
          <w:t>JESSICA TATIANA LAMAS</w:t>
        </w:r>
      </w:ins>
      <w:del w:id="80" w:author="Jessie Li" w:date="2026-02-23T12:24:00Z" w16du:dateUtc="2026-02-23T20:24:00Z">
        <w:r w:rsidR="00342824" w:rsidDel="00B45853">
          <w:rPr>
            <w:lang w:eastAsia="zh-CN"/>
          </w:rPr>
          <w:delText>YULAN HE</w:delText>
        </w:r>
      </w:del>
      <w:ins w:id="81" w:author="Jessie Li" w:date="2026-02-23T12:24:00Z" w16du:dateUtc="2026-02-23T20:24:00Z">
        <w:r w:rsidR="00B45853">
          <w:rPr>
            <w:lang w:eastAsia="zh-CN"/>
          </w:rPr>
          <w:t>JIA XIAO</w:t>
        </w:r>
      </w:ins>
      <w:del w:id="82" w:author="Jessie Li" w:date="2026-02-23T12:24:00Z" w16du:dateUtc="2026-02-23T20:24:00Z">
        <w:r w:rsidR="00342824" w:rsidDel="00B45853">
          <w:rPr>
            <w:lang w:eastAsia="zh-CN"/>
          </w:rPr>
          <w:delText xml:space="preserve">WEIDI SUN, </w:delText>
        </w:r>
      </w:del>
      <w:del w:id="83" w:author="Jessie Li" w:date="2026-02-23T12:24:00Z" w16du:dateUtc="2026-02-23T20:24:00Z">
        <w:r w:rsidR="00342824" w:rsidDel="00B45853">
          <w:rPr>
            <w:lang w:eastAsia="zh-CN"/>
          </w:rPr>
          <w:delText>XIAOJUN WU</w:delText>
        </w:r>
      </w:del>
      <w:ins w:id="84" w:author="Jessie Li" w:date="2026-02-23T12:24:00Z" w16du:dateUtc="2026-02-23T20:24:00Z">
        <w:r w:rsidR="00B45853">
          <w:rPr>
            <w:lang w:eastAsia="zh-CN"/>
          </w:rPr>
          <w:t>XIAOLING WANG</w:t>
        </w:r>
      </w:ins>
      <w:proofErr w:type="gramStart"/>
      <w:proofErr w:type="gramEnd"/>
      <w:r>
        <w:t xml:space="preserve">We hereby consent that the child born to us by SURROGATENAME shall be released upon discharge to AGENT1NAME or AGENT2NAME without our presence. This is due to the fact we are not able to arrive the United States before Child’s delivery.</w:t>
      </w:r>
    </w:p>
    <w:p w14:paraId="79DF6A86" w14:textId="491B517F" w:rsidR="00D7384B" w:rsidRPr="00920302" w:rsidRDefault="007B3275" w:rsidP="009D572E">
      <w:pPr>
        <w:pStyle w:val="Style1"/>
        <w:jc w:val="both"/>
      </w:pPr>
      <w:del w:id="85" w:author="Jessie Li" w:date="2026-02-23T12:24:00Z" w16du:dateUtc="2026-02-23T20:24:00Z">
        <w:r w:rsidR="00342824" w:rsidDel="00B45853">
          <w:rPr>
            <w:lang w:eastAsia="zh-CN"/>
          </w:rPr>
          <w:delText>YULAN HE</w:delText>
        </w:r>
      </w:del>
      <w:ins w:id="86" w:author="Jessie Li" w:date="2026-02-23T12:24:00Z" w16du:dateUtc="2026-02-23T20:24:00Z">
        <w:r w:rsidR="00B45853">
          <w:rPr>
            <w:lang w:eastAsia="zh-CN"/>
          </w:rPr>
          <w:t>JIA XIAO</w:t>
        </w:r>
      </w:ins>
      <w:del w:id="87" w:author="Jessie Li" w:date="2026-02-23T12:24:00Z" w16du:dateUtc="2026-02-23T20:24:00Z">
        <w:r w:rsidR="00342824" w:rsidDel="00B45853">
          <w:rPr>
            <w:lang w:eastAsia="zh-CN"/>
          </w:rPr>
          <w:delText xml:space="preserve">WEIDI SUN, </w:delText>
        </w:r>
      </w:del>
      <w:del w:id="88" w:author="Jessie Li" w:date="2026-02-23T12:24:00Z" w16du:dateUtc="2026-02-23T20:24:00Z">
        <w:r w:rsidR="00342824" w:rsidDel="00B45853">
          <w:rPr>
            <w:lang w:eastAsia="zh-CN"/>
          </w:rPr>
          <w:delText>XIAOJUN WU</w:delText>
        </w:r>
      </w:del>
      <w:ins w:id="89" w:author="Jessie Li" w:date="2026-02-23T12:24:00Z" w16du:dateUtc="2026-02-23T20:24:00Z">
        <w:r w:rsidR="00B45853">
          <w:rPr>
            <w:lang w:eastAsia="zh-CN"/>
          </w:rPr>
          <w:t>XIAOLING WANG</w:t>
        </w:r>
      </w:ins>
      <w:del w:id="90" w:author="Jessie Li" w:date="2026-02-23T13:37:00Z" w16du:dateUtc="2026-02-23T21:37:00Z">
        <w:r w:rsidR="00F65848" w:rsidDel="00F00481">
          <w:rPr>
            <w:rFonts w:hint="eastAsia"/>
            <w:lang w:eastAsia="zh-CN"/>
          </w:rPr>
          <w:delText>s</w:delText>
        </w:r>
      </w:del>
      <w:proofErr w:type="spellStart"/>
      <w:proofErr w:type="spellEnd"/>
      <w:del w:id="91" w:author="Jessie Li" w:date="2026-02-23T13:37:00Z" w16du:dateUtc="2026-02-23T21:37:00Z">
        <w:r w:rsidR="00F65848" w:rsidDel="00282162">
          <w:rPr>
            <w:rFonts w:hint="eastAsia"/>
            <w:lang w:eastAsia="zh-CN"/>
          </w:rPr>
          <w:delText xml:space="preserve">and </w:delText>
        </w:r>
        <w:r w:rsidR="00F65848" w:rsidRPr="00F65848" w:rsidDel="00282162">
          <w:delText xml:space="preserve">Ralph M. Tsong </w:delText>
        </w:r>
      </w:del>
      <w:del w:id="92" w:author="Jessie Li" w:date="2026-02-23T12:24:00Z" w16du:dateUtc="2026-02-23T20:24:00Z">
        <w:r w:rsidR="00342824" w:rsidDel="00B45853">
          <w:rPr>
            <w:lang w:eastAsia="zh-CN"/>
          </w:rPr>
          <w:delText>YULAN HE</w:delText>
        </w:r>
      </w:del>
      <w:ins w:id="93" w:author="Jessie Li" w:date="2026-02-23T12:24:00Z" w16du:dateUtc="2026-02-23T20:24:00Z">
        <w:r w:rsidR="00B45853">
          <w:rPr>
            <w:lang w:eastAsia="zh-CN"/>
          </w:rPr>
          <w:t>JIA XIAO</w:t>
        </w:r>
      </w:ins>
      <w:del w:id="94" w:author="Jessie Li" w:date="2026-02-23T12:25:00Z" w16du:dateUtc="2026-02-23T20:25:00Z">
        <w:r w:rsidR="00342824" w:rsidDel="00B45853">
          <w:rPr>
            <w:lang w:eastAsia="zh-CN"/>
          </w:rPr>
          <w:delText xml:space="preserve">WEIDI SUN, </w:delText>
        </w:r>
      </w:del>
      <w:del w:id="95" w:author="Jessie Li" w:date="2026-02-23T12:24:00Z" w16du:dateUtc="2026-02-23T20:24:00Z">
        <w:r w:rsidR="00342824" w:rsidDel="00B45853">
          <w:rPr>
            <w:lang w:eastAsia="zh-CN"/>
          </w:rPr>
          <w:delText>XIAOJUN WU</w:delText>
        </w:r>
      </w:del>
      <w:ins w:id="96" w:author="Jessie Li" w:date="2026-02-23T12:24:00Z" w16du:dateUtc="2026-02-23T20:24:00Z">
        <w:r w:rsidR="00B45853">
          <w:rPr>
            <w:lang w:eastAsia="zh-CN"/>
          </w:rPr>
          <w:t>XIAOLING WANG</w:t>
        </w:r>
      </w:ins>
      <w:del w:id="97" w:author="Jessie Li" w:date="2026-02-23T13:37:00Z" w16du:dateUtc="2026-02-23T21:37:00Z">
        <w:r w:rsidR="003139DF" w:rsidDel="00282162">
          <w:rPr>
            <w:rFonts w:hint="eastAsia"/>
            <w:lang w:eastAsia="zh-CN"/>
          </w:rPr>
          <w:delText>s</w:delText>
        </w:r>
      </w:del>
      <w:proofErr w:type="spellStart"/>
      <w:proofErr w:type="spellEnd"/>
      <w:del w:id="98" w:author="Jessie Li" w:date="2026-02-23T13:37:00Z" w16du:dateUtc="2026-02-23T21:37:00Z">
        <w:r w:rsidR="003139DF" w:rsidDel="00282162">
          <w:rPr>
            <w:rFonts w:hint="eastAsia"/>
            <w:lang w:eastAsia="zh-CN"/>
          </w:rPr>
          <w:delText xml:space="preserve">and </w:delText>
        </w:r>
        <w:r w:rsidR="003139DF" w:rsidRPr="003139DF" w:rsidDel="00282162">
          <w:rPr>
            <w:lang w:eastAsia="zh-CN"/>
          </w:rPr>
          <w:delText xml:space="preserve">Ralph M. Tsong </w:delText>
        </w:r>
      </w:del>
      <w:r>
        <w:t xml:space="preserve">We hereby consent for AGENT1NAME, AGENT2NAME and/or any agent designated by our attorney ATTORNEYNAME to complete the Birth Certificate Application and sign the birth certificate for our child so that no paperwork is delayed in having the Certified Birth Certificate available. We give permission for AGENT1NAME, AGENT2NAME and/or any agent designated by our attorney ATTORNEYNAME to provide the full name that we wish to give our child.</w:t>
      </w:r>
    </w:p>
    <w:p w14:paraId="0B06996F" w14:textId="36A5C6FD" w:rsidR="00D7384B" w:rsidRDefault="007B3275" w:rsidP="004D60E1">
      <w:pPr>
        <w:pStyle w:val="Style1"/>
        <w:jc w:val="both"/>
      </w:pPr>
      <w:del w:id="99" w:author="Jessie Li" w:date="2026-02-23T12:24:00Z" w16du:dateUtc="2026-02-23T20:24:00Z">
        <w:r w:rsidR="00342824" w:rsidDel="00B45853">
          <w:rPr>
            <w:lang w:eastAsia="zh-CN"/>
          </w:rPr>
          <w:delText>YULAN HE</w:delText>
        </w:r>
      </w:del>
      <w:ins w:id="100" w:author="Jessie Li" w:date="2026-02-23T12:24:00Z" w16du:dateUtc="2026-02-23T20:24:00Z">
        <w:r w:rsidR="00B45853">
          <w:rPr>
            <w:lang w:eastAsia="zh-CN"/>
          </w:rPr>
          <w:t>JIA XIAO</w:t>
        </w:r>
      </w:ins>
      <w:del w:id="101" w:author="Jessie Li" w:date="2026-02-23T12:25:00Z" w16du:dateUtc="2026-02-23T20:25:00Z">
        <w:r w:rsidR="00342824" w:rsidDel="004B0E78">
          <w:rPr>
            <w:lang w:eastAsia="zh-CN"/>
          </w:rPr>
          <w:delText xml:space="preserve">WEIDI SUN, </w:delText>
        </w:r>
      </w:del>
      <w:del w:id="102" w:author="Jessie Li" w:date="2026-02-23T12:24:00Z" w16du:dateUtc="2026-02-23T20:24:00Z">
        <w:r w:rsidR="00342824" w:rsidDel="00B45853">
          <w:rPr>
            <w:lang w:eastAsia="zh-CN"/>
          </w:rPr>
          <w:delText>XIAOJUN WU</w:delText>
        </w:r>
      </w:del>
      <w:ins w:id="103" w:author="Jessie Li" w:date="2026-02-23T12:24:00Z" w16du:dateUtc="2026-02-23T20:24:00Z">
        <w:r w:rsidR="00B45853">
          <w:rPr>
            <w:lang w:eastAsia="zh-CN"/>
          </w:rPr>
          <w:t>XIAOLING WANG</w:t>
        </w:r>
      </w:ins>
      <w:del w:id="104" w:author="Jessie Li" w:date="2026-02-23T12:24:00Z" w16du:dateUtc="2026-02-23T20:24:00Z">
        <w:r w:rsidR="00342824" w:rsidDel="00B45853">
          <w:rPr>
            <w:lang w:eastAsia="zh-CN"/>
          </w:rPr>
          <w:delText>YULAN HE</w:delText>
        </w:r>
      </w:del>
      <w:ins w:id="105" w:author="Jessie Li" w:date="2026-02-23T12:24:00Z" w16du:dateUtc="2026-02-23T20:24:00Z">
        <w:r w:rsidR="00B45853">
          <w:rPr>
            <w:lang w:eastAsia="zh-CN"/>
          </w:rPr>
          <w:t>JIA XIAO</w:t>
        </w:r>
      </w:ins>
      <w:del w:id="106" w:author="Jessie Li" w:date="2026-02-23T12:25:00Z" w16du:dateUtc="2026-02-23T20:25:00Z">
        <w:r w:rsidR="00342824" w:rsidDel="004B0E78">
          <w:rPr>
            <w:lang w:eastAsia="zh-CN"/>
          </w:rPr>
          <w:delText xml:space="preserve">WEIDI SUN, </w:delText>
        </w:r>
      </w:del>
      <w:del w:id="107" w:author="Jessie Li" w:date="2026-02-23T12:24:00Z" w16du:dateUtc="2026-02-23T20:24:00Z">
        <w:r w:rsidR="00342824" w:rsidDel="00B45853">
          <w:rPr>
            <w:lang w:eastAsia="zh-CN"/>
          </w:rPr>
          <w:delText>XIAOJUN WU</w:delText>
        </w:r>
      </w:del>
      <w:ins w:id="108" w:author="Jessie Li" w:date="2026-02-23T12:24:00Z" w16du:dateUtc="2026-02-23T20:24:00Z">
        <w:r w:rsidR="00B45853">
          <w:rPr>
            <w:lang w:eastAsia="zh-CN"/>
          </w:rPr>
          <w:t>XIAOLING WANG</w:t>
        </w:r>
      </w:ins>
      <w:del w:id="109" w:author="Jessie Li" w:date="2026-02-23T12:24:00Z" w16du:dateUtc="2026-02-23T20:24:00Z">
        <w:r w:rsidR="00342824" w:rsidDel="00B45853">
          <w:rPr>
            <w:lang w:eastAsia="zh-CN"/>
          </w:rPr>
          <w:delText>YULAN HE</w:delText>
        </w:r>
      </w:del>
      <w:ins w:id="110" w:author="Jessie Li" w:date="2026-02-23T12:24:00Z" w16du:dateUtc="2026-02-23T20:24:00Z">
        <w:r w:rsidR="00B45853">
          <w:rPr>
            <w:lang w:eastAsia="zh-CN"/>
          </w:rPr>
          <w:t>JIA XIAO</w:t>
        </w:r>
      </w:ins>
      <w:del w:id="111" w:author="Jessie Li" w:date="2026-02-23T12:25:00Z" w16du:dateUtc="2026-02-23T20:25:00Z">
        <w:r w:rsidR="00342824" w:rsidDel="004B0E78">
          <w:rPr>
            <w:lang w:eastAsia="zh-CN"/>
          </w:rPr>
          <w:delText xml:space="preserve">WEIDI SUN, </w:delText>
        </w:r>
      </w:del>
      <w:del w:id="112" w:author="Jessie Li" w:date="2026-02-23T12:24:00Z" w16du:dateUtc="2026-02-23T20:24:00Z">
        <w:r w:rsidR="00342824" w:rsidDel="00B45853">
          <w:rPr>
            <w:lang w:eastAsia="zh-CN"/>
          </w:rPr>
          <w:delText>XIAOJUN WU</w:delText>
        </w:r>
      </w:del>
      <w:ins w:id="113" w:author="Jessie Li" w:date="2026-02-23T12:24:00Z" w16du:dateUtc="2026-02-23T20:24:00Z">
        <w:r w:rsidR="00B45853">
          <w:rPr>
            <w:lang w:eastAsia="zh-CN"/>
          </w:rPr>
          <w:t>XIAOLING WANG</w:t>
        </w:r>
      </w:ins>
      <w:proofErr w:type="gramStart"/>
      <w:proofErr w:type="gramEnd"/>
      <w:r>
        <w:t xml:space="preserve">We hereby consent for AGENT1NAME and/or AGENT2NAME to act as true and lawful representative, agent, and Attorney-In-Fact for us and in their name to sign documents on our behalf and to act on our behalf as needed for the hospital and further pediatric well care. We consent and authorize for AGENT1NAME and/or AGENT2NAME to be able to speak with the hospital staff regarding the health status and to receive medical information. AGENT1NAME and/or AGENT2NAME are authorized to make decisions for the benefit of and best interest of our child after birth. We understand that additional documents may be required in order to effectuate such powers due to the requirements of third parties.</w:t>
      </w:r>
    </w:p>
    <w:p w14:paraId="55F4712F" w14:textId="2892AE5F" w:rsidR="00E4229E" w:rsidRDefault="007B3275" w:rsidP="009D572E">
      <w:pPr>
        <w:pStyle w:val="Style1"/>
        <w:jc w:val="both"/>
      </w:pPr>
      <w:del w:id="114" w:author="Jessie Li" w:date="2026-02-23T12:24:00Z" w16du:dateUtc="2026-02-23T20:24:00Z">
        <w:r w:rsidR="00342824" w:rsidDel="00B45853">
          <w:rPr>
            <w:lang w:eastAsia="zh-CN"/>
          </w:rPr>
          <w:delText>YULAN HE</w:delText>
        </w:r>
      </w:del>
      <w:ins w:id="115" w:author="Jessie Li" w:date="2026-02-23T12:24:00Z" w16du:dateUtc="2026-02-23T20:24:00Z">
        <w:r w:rsidR="00B45853">
          <w:rPr>
            <w:lang w:eastAsia="zh-CN"/>
          </w:rPr>
          <w:t>JIA XIAO</w:t>
        </w:r>
      </w:ins>
      <w:del w:id="116" w:author="Jessie Li" w:date="2026-02-23T12:25:00Z" w16du:dateUtc="2026-02-23T20:25:00Z">
        <w:r w:rsidR="00342824" w:rsidDel="004B0E78">
          <w:rPr>
            <w:lang w:eastAsia="zh-CN"/>
          </w:rPr>
          <w:delText xml:space="preserve">WEIDI SUN, </w:delText>
        </w:r>
      </w:del>
      <w:del w:id="117" w:author="Jessie Li" w:date="2026-02-23T12:24:00Z" w16du:dateUtc="2026-02-23T20:24:00Z">
        <w:r w:rsidR="00342824" w:rsidDel="00B45853">
          <w:rPr>
            <w:lang w:eastAsia="zh-CN"/>
          </w:rPr>
          <w:delText>XIAOJUN WU</w:delText>
        </w:r>
      </w:del>
      <w:ins w:id="118" w:author="Jessie Li" w:date="2026-02-23T12:24:00Z" w16du:dateUtc="2026-02-23T20:24:00Z">
        <w:r w:rsidR="00B45853">
          <w:rPr>
            <w:lang w:eastAsia="zh-CN"/>
          </w:rPr>
          <w:t>XIAOLING WANG</w:t>
        </w:r>
      </w:ins>
      <w:del w:id="119" w:author="Jessie Li" w:date="2026-02-23T12:15:00Z" w16du:dateUtc="2026-02-23T20:15:00Z">
        <w:r w:rsidR="0064077D" w:rsidDel="000F2E29">
          <w:delText>CHILD GUO</w:delText>
        </w:r>
      </w:del>
      <w:ins w:id="120" w:author="Jessie Li" w:date="2026-02-23T12:15:00Z" w16du:dateUtc="2026-02-23T20:15:00Z">
        <w:r w:rsidR="000F2E29">
          <w:t>CHILD WANG</w:t>
        </w:r>
      </w:ins>
      <w:del w:id="121" w:author="Jessie Li" w:date="2026-02-23T12:15:00Z" w16du:dateUtc="2026-02-23T20:15:00Z">
        <w:r w:rsidR="0064077D" w:rsidDel="000F2E29">
          <w:delText>CHILD GUO</w:delText>
        </w:r>
      </w:del>
      <w:ins w:id="122" w:author="Jessie Li" w:date="2026-02-23T12:15:00Z" w16du:dateUtc="2026-02-23T20:15:00Z">
        <w:r w:rsidR="000F2E29">
          <w:t>CHILD WANG</w:t>
        </w:r>
      </w:ins>
      <w:r>
        <w:t xml:space="preserve">We hereby authorize AGENT1NAME and/or AGENT2NAME to obtain a passport for Infant CHILDNAME and to travel with the Infant CHILDNAME including to any state or outside of the United States.</w:t>
      </w:r>
    </w:p>
    <w:p w14:paraId="05153D08" w14:textId="7B0C8BAE" w:rsidR="00480786" w:rsidRPr="00EE1268" w:rsidRDefault="007B3275" w:rsidP="009D572E">
      <w:pPr>
        <w:pStyle w:val="Style1"/>
        <w:jc w:val="both"/>
      </w:pPr>
      <w:del w:id="123" w:author="Jessie Li" w:date="2026-02-23T12:24:00Z" w16du:dateUtc="2026-02-23T20:24:00Z">
        <w:r w:rsidR="00342824" w:rsidDel="00B45853">
          <w:rPr>
            <w:lang w:eastAsia="zh-CN"/>
          </w:rPr>
          <w:delText>YULAN HE</w:delText>
        </w:r>
      </w:del>
      <w:ins w:id="124" w:author="Jessie Li" w:date="2026-02-23T12:24:00Z" w16du:dateUtc="2026-02-23T20:24:00Z">
        <w:r w:rsidR="00B45853">
          <w:rPr>
            <w:lang w:eastAsia="zh-CN"/>
          </w:rPr>
          <w:t>JIA XIAO</w:t>
        </w:r>
      </w:ins>
      <w:del w:id="125" w:author="Jessie Li" w:date="2026-02-23T12:25:00Z" w16du:dateUtc="2026-02-23T20:25:00Z">
        <w:r w:rsidR="00342824" w:rsidDel="004B0E78">
          <w:rPr>
            <w:lang w:eastAsia="zh-CN"/>
          </w:rPr>
          <w:delText>WEIDI SUN,</w:delText>
        </w:r>
        <w:r w:rsidR="003139DF" w:rsidDel="004B0E78">
          <w:rPr>
            <w:rFonts w:hint="eastAsia"/>
            <w:lang w:eastAsia="zh-CN"/>
          </w:rPr>
          <w:delText xml:space="preserve"> </w:delText>
        </w:r>
      </w:del>
      <w:del w:id="126" w:author="Jessie Li" w:date="2026-02-23T12:24:00Z" w16du:dateUtc="2026-02-23T20:24:00Z">
        <w:r w:rsidR="00342824" w:rsidDel="00B45853">
          <w:rPr>
            <w:lang w:eastAsia="zh-CN"/>
          </w:rPr>
          <w:delText>XIAOJUN WU</w:delText>
        </w:r>
      </w:del>
      <w:ins w:id="127" w:author="Jessie Li" w:date="2026-02-23T12:24:00Z" w16du:dateUtc="2026-02-23T20:24:00Z">
        <w:r w:rsidR="00B45853">
          <w:rPr>
            <w:lang w:eastAsia="zh-CN"/>
          </w:rPr>
          <w:t>XIAOLING WANG</w:t>
        </w:r>
      </w:ins>
      <w:del w:id="128" w:author="Jessie Li" w:date="2026-02-23T12:15:00Z" w16du:dateUtc="2026-02-23T20:15:00Z">
        <w:r w:rsidR="0064077D" w:rsidDel="000F2E29">
          <w:delText>CHILD GUO</w:delText>
        </w:r>
      </w:del>
      <w:ins w:id="129" w:author="Jessie Li" w:date="2026-02-23T12:15:00Z" w16du:dateUtc="2026-02-23T20:15:00Z">
        <w:r w:rsidR="000F2E29">
          <w:t>CHILD WANG</w:t>
        </w:r>
      </w:ins>
      <w:r>
        <w:t xml:space="preserve">We hereby authorize AGENT1NAME and/or AGENT2NAME to obtain Infant CHILDNAME’s birth certificate, travel documents, and to request an apostille from any applicable agency on our behalf.</w:t>
      </w:r>
    </w:p>
    <w:p w14:paraId="1738E974" w14:textId="6610E3EE" w:rsidR="00D7384B" w:rsidRPr="00BA143A" w:rsidRDefault="00D7384B" w:rsidP="009D572E">
      <w:pPr>
        <w:pStyle w:val="Style1"/>
        <w:jc w:val="both"/>
      </w:pPr>
      <w:r w:rsidRPr="00BA143A">
        <w:t xml:space="preserve">The rights, power and authority herein granted shall remain in full force from the date of signing, until one of the following events occurs: </w:t>
      </w:r>
      <w:r w:rsidR="00E4229E">
        <w:t xml:space="preserve">six </w:t>
      </w:r>
      <w:r>
        <w:t>(</w:t>
      </w:r>
      <w:r w:rsidR="00E4229E">
        <w:t>6</w:t>
      </w:r>
      <w:r>
        <w:t>)</w:t>
      </w:r>
      <w:r w:rsidRPr="00BA143A">
        <w:t xml:space="preserve"> </w:t>
      </w:r>
      <w:r w:rsidR="00BF5931">
        <w:rPr>
          <w:rFonts w:hint="eastAsia"/>
          <w:lang w:eastAsia="zh-CN"/>
        </w:rPr>
        <w:t>mont</w:t>
      </w:r>
      <w:r w:rsidR="00BF5931">
        <w:t xml:space="preserve">hs </w:t>
      </w:r>
      <w:r w:rsidRPr="00BA143A">
        <w:t xml:space="preserve">from the date of signing occurs or termination by a written Revocation of Power of Attorney signed by </w:t>
      </w:r>
      <w:r w:rsidR="007B3275">
        <w:t>us</w:t>
      </w:r>
      <w:r w:rsidRPr="00BA143A">
        <w:t xml:space="preserve">, whichever </w:t>
      </w:r>
      <w:r w:rsidRPr="00BA143A">
        <w:lastRenderedPageBreak/>
        <w:t xml:space="preserve">happens first. This Power of Attorney shall not be affected by </w:t>
      </w:r>
      <w:r w:rsidR="00CF21A3">
        <w:rPr>
          <w:rFonts w:hint="eastAsia"/>
          <w:lang w:eastAsia="zh-CN"/>
        </w:rPr>
        <w:t>our</w:t>
      </w:r>
      <w:r>
        <w:t xml:space="preserve"> </w:t>
      </w:r>
      <w:r w:rsidRPr="00BA143A">
        <w:t xml:space="preserve">disability or </w:t>
      </w:r>
      <w:proofErr w:type="gramStart"/>
      <w:r w:rsidRPr="00BA143A">
        <w:t>incapacity</w:t>
      </w:r>
      <w:proofErr w:type="gramEnd"/>
      <w:r w:rsidRPr="00BA143A">
        <w:t xml:space="preserve">. The authority herein granted to </w:t>
      </w:r>
      <w:r w:rsidR="007B3275">
        <w:t>our</w:t>
      </w:r>
      <w:r>
        <w:t xml:space="preserve"> </w:t>
      </w:r>
      <w:r w:rsidRPr="00BA143A">
        <w:t>Attorney-in-Fact, is exercisable by</w:t>
      </w:r>
      <w:r>
        <w:t xml:space="preserve"> </w:t>
      </w:r>
      <w:r w:rsidR="007B3275">
        <w:t>us</w:t>
      </w:r>
      <w:r w:rsidRPr="00BA143A">
        <w:t xml:space="preserve">, notwithstanding </w:t>
      </w:r>
      <w:r w:rsidR="007B3275">
        <w:t>our</w:t>
      </w:r>
      <w:r>
        <w:t xml:space="preserve"> </w:t>
      </w:r>
      <w:r w:rsidRPr="00BA143A">
        <w:t xml:space="preserve">later disability or incapacity or later uncertainty as to whether </w:t>
      </w:r>
      <w:r w:rsidR="007B3275">
        <w:t>we</w:t>
      </w:r>
      <w:r w:rsidR="00196AB7">
        <w:t xml:space="preserve"> </w:t>
      </w:r>
      <w:r w:rsidR="007B3275">
        <w:t>are</w:t>
      </w:r>
      <w:r w:rsidR="00196AB7">
        <w:t xml:space="preserve"> </w:t>
      </w:r>
      <w:r w:rsidRPr="00BA143A">
        <w:t>dead or alive.</w:t>
      </w:r>
    </w:p>
    <w:p w14:paraId="0D120C14" w14:textId="1F4294DC" w:rsidR="00E46B3D" w:rsidRPr="00516C0E" w:rsidRDefault="007B3275" w:rsidP="009D572E">
      <w:pPr>
        <w:pStyle w:val="Style1"/>
        <w:jc w:val="both"/>
      </w:pPr>
      <w:r>
        <w:t>We</w:t>
      </w:r>
      <w:r w:rsidR="00D7384B" w:rsidRPr="00BA143A">
        <w:t xml:space="preserve"> hereby release from liability any individual, business, or health care provider providing medical care in reliance on this document from liability relating to acceptance of this form and the Attorney-in-Fact’s consent.</w:t>
      </w:r>
    </w:p>
    <w:p w14:paraId="21D5593B" w14:textId="46E13BB3" w:rsidR="00E46B3D" w:rsidRDefault="00E46B3D" w:rsidP="00923F38">
      <w:pPr>
        <w:pStyle w:val="BodyText"/>
        <w:tabs>
          <w:tab w:val="left" w:pos="640"/>
          <w:tab w:val="left" w:pos="1775"/>
          <w:tab w:val="left" w:pos="3886"/>
          <w:tab w:val="left" w:pos="7470"/>
        </w:tabs>
        <w:spacing w:line="480" w:lineRule="auto"/>
        <w:ind w:firstLine="0"/>
        <w:jc w:val="both"/>
      </w:pPr>
      <w:del w:id="130" w:author="Jessie Li" w:date="2026-02-23T12:14:00Z" w16du:dateUtc="2026-02-23T20:14:00Z">
        <w:r w:rsidR="0037179F" w:rsidDel="00B057BF">
          <w:rPr>
            <w:rFonts w:eastAsiaTheme="minorEastAsia"/>
            <w:lang w:eastAsia="zh-CN"/>
          </w:rPr>
          <w:delText>QIAN DENG</w:delText>
        </w:r>
      </w:del>
      <w:ins w:id="131" w:author="Jessie Li" w:date="2026-02-23T12:14:00Z" w16du:dateUtc="2026-02-23T20:14:00Z">
        <w:r w:rsidR="00B057BF">
          <w:rPr>
            <w:rFonts w:eastAsiaTheme="minorEastAsia"/>
            <w:lang w:eastAsia="zh-CN"/>
          </w:rPr>
          <w:t>XINMIAO JIA</w:t>
        </w:r>
      </w:ins>
      <w:del w:id="132" w:author="Jessie Li" w:date="2026-02-23T12:15:00Z" w16du:dateUtc="2026-02-23T20:15:00Z">
        <w:r w:rsidR="0037179F" w:rsidDel="000F2E29">
          <w:rPr>
            <w:rFonts w:eastAsiaTheme="minorEastAsia"/>
            <w:lang w:eastAsia="zh-CN"/>
          </w:rPr>
          <w:delText>JUNJIE GUO</w:delText>
        </w:r>
      </w:del>
      <w:ins w:id="133" w:author="Jessie Li" w:date="2026-02-23T12:15:00Z" w16du:dateUtc="2026-02-23T20:15:00Z">
        <w:r w:rsidR="000F2E29">
          <w:rPr>
            <w:rFonts w:eastAsiaTheme="minorEastAsia"/>
            <w:lang w:eastAsia="zh-CN"/>
          </w:rPr>
          <w:t>ZHEN WANG</w:t>
        </w:r>
      </w:ins>
      <w:r>
        <w:rPr>
          <w:szCs w:val="24"/>
        </w:rPr>
        <w:t xml:space="preserve">IN WITNESS WHEREOF, We, IP1NAME AND IP2NAME, have executed this Power of Attorney on ______________.</w:t>
      </w:r>
    </w:p>
    <w:p w14:paraId="2B034133" w14:textId="77777777" w:rsidR="007B3275" w:rsidRDefault="007B3275" w:rsidP="00923F38">
      <w:pPr>
        <w:pStyle w:val="BodyText"/>
        <w:tabs>
          <w:tab w:val="left" w:pos="640"/>
          <w:tab w:val="left" w:pos="1775"/>
          <w:tab w:val="left" w:pos="3886"/>
          <w:tab w:val="left" w:pos="7470"/>
        </w:tabs>
        <w:spacing w:line="480" w:lineRule="auto"/>
        <w:ind w:firstLine="0"/>
        <w:jc w:val="both"/>
        <w:rPr>
          <w:szCs w:val="24"/>
          <w:u w:val="single"/>
        </w:rPr>
      </w:pPr>
    </w:p>
    <w:p w14:paraId="1ECE6293" w14:textId="7522DF20" w:rsidR="00D7384B" w:rsidRDefault="00D7384B" w:rsidP="00DD768A">
      <w:pPr>
        <w:pStyle w:val="BodyText"/>
        <w:ind w:left="3600"/>
      </w:pPr>
      <w:r>
        <w:rPr>
          <w:szCs w:val="24"/>
          <w:u w:val="single"/>
        </w:rPr>
        <w:t xml:space="preserve">IP1NAME AND IP2NAME</w:t>
      </w:r>
    </w:p>
    <w:p w14:paraId="105E5B7F" w14:textId="064F122E" w:rsidR="00355D66" w:rsidRDefault="0037179F" w:rsidP="3E971B61">
      <w:pPr>
        <w:pStyle w:val="BodyText"/>
        <w:ind w:left="3600"/>
        <w:rPr>
          <w:rFonts w:eastAsia="Times New Roman"/>
        </w:rPr>
      </w:pPr>
      <w:del w:id="134" w:author="Jessie Li" w:date="2026-02-23T12:14:00Z" w16du:dateUtc="2026-02-23T20:14:00Z">
        <w:r w:rsidDel="00B057BF">
          <w:rPr>
            <w:rFonts w:eastAsiaTheme="minorEastAsia"/>
            <w:lang w:eastAsia="zh-CN"/>
          </w:rPr>
          <w:delText>QIAN DENG</w:delText>
        </w:r>
      </w:del>
      <w:ins w:id="135" w:author="Jessie Li" w:date="2026-02-23T12:14:00Z" w16du:dateUtc="2026-02-23T20:14:00Z">
        <w:r w:rsidR="00B057BF">
          <w:rPr>
            <w:rFonts w:eastAsiaTheme="minorEastAsia"/>
            <w:lang w:eastAsia="zh-CN"/>
          </w:rPr>
          <w:t>XINMIAO JIA</w:t>
        </w:r>
      </w:ins>
      <w:r w:rsidR="00CB2421" w:rsidRPr="3E971B61">
        <w:rPr>
          <w:rFonts w:eastAsia="Times New Roman"/>
        </w:rPr>
        <w:t xml:space="preserve"> </w:t>
      </w:r>
    </w:p>
    <w:p w14:paraId="635A5FF0" w14:textId="77777777" w:rsidR="007B3275" w:rsidRDefault="007B3275" w:rsidP="007B3275">
      <w:pPr>
        <w:pStyle w:val="BodyText"/>
        <w:ind w:firstLine="0"/>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p>
    <w:p w14:paraId="0CDCFFAF" w14:textId="22A6D415" w:rsidR="007B3275" w:rsidRDefault="007B3275" w:rsidP="007B3275">
      <w:pPr>
        <w:pStyle w:val="BodyText"/>
        <w:ind w:firstLine="0"/>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p>
    <w:p w14:paraId="1A82132E" w14:textId="49BC22C2" w:rsidR="002E71AE" w:rsidRDefault="0037179F" w:rsidP="00D94AB5">
      <w:pPr>
        <w:pStyle w:val="BodyText"/>
        <w:ind w:left="3600"/>
        <w:rPr>
          <w:lang w:eastAsia="zh-CN"/>
        </w:rPr>
      </w:pPr>
      <w:del w:id="136" w:author="Jessie Li" w:date="2026-02-23T12:15:00Z" w16du:dateUtc="2026-02-23T20:15:00Z">
        <w:r w:rsidDel="000F2E29">
          <w:rPr>
            <w:rFonts w:eastAsiaTheme="minorEastAsia"/>
            <w:lang w:eastAsia="zh-CN"/>
          </w:rPr>
          <w:delText>JUNJIE GUO</w:delText>
        </w:r>
      </w:del>
      <w:ins w:id="137" w:author="Jessie Li" w:date="2026-02-23T12:15:00Z" w16du:dateUtc="2026-02-23T20:15:00Z">
        <w:r w:rsidR="000F2E29">
          <w:rPr>
            <w:rFonts w:eastAsiaTheme="minorEastAsia"/>
            <w:lang w:eastAsia="zh-CN"/>
          </w:rPr>
          <w:t>ZHEN WANG</w:t>
        </w:r>
      </w:ins>
      <w:r w:rsidR="007B3275" w:rsidRPr="3E971B61">
        <w:rPr>
          <w:rFonts w:eastAsia="Times New Roman"/>
        </w:rPr>
        <w:t> </w:t>
      </w:r>
      <w:r w:rsidR="007D6619" w:rsidRPr="3E971B61">
        <w:rPr>
          <w:lang w:eastAsia="zh-CN"/>
        </w:rPr>
        <w:br w:type="page"/>
      </w:r>
    </w:p>
    <w:p w14:paraId="41092685" w14:textId="77777777" w:rsidR="007B3275" w:rsidRPr="00D94AB5" w:rsidRDefault="007B3275">
      <w:pPr>
        <w:spacing w:line="240" w:lineRule="auto"/>
        <w:rPr>
          <w:rFonts w:eastAsiaTheme="minorEastAsia"/>
          <w:sz w:val="24"/>
          <w:szCs w:val="24"/>
          <w:lang w:eastAsia="zh-CN"/>
        </w:rPr>
      </w:pPr>
    </w:p>
    <w:p w14:paraId="26215E38" w14:textId="77777777" w:rsidR="00355D66" w:rsidRPr="008647D1" w:rsidRDefault="00355D66" w:rsidP="00355D66">
      <w:pPr>
        <w:tabs>
          <w:tab w:val="left" w:pos="0"/>
          <w:tab w:val="left" w:pos="864"/>
          <w:tab w:val="left" w:pos="1440"/>
        </w:tabs>
        <w:suppressAutoHyphens/>
        <w:jc w:val="center"/>
        <w:rPr>
          <w:spacing w:val="-3"/>
          <w:sz w:val="24"/>
        </w:rPr>
      </w:pPr>
      <w:bookmarkStart w:id="138" w:name="_Hlk132799686"/>
      <w:r w:rsidRPr="008647D1">
        <w:rPr>
          <w:spacing w:val="-3"/>
          <w:sz w:val="24"/>
        </w:rPr>
        <w:t>NOTARY ACKNOWLEDGMENT</w:t>
      </w:r>
    </w:p>
    <w:p w14:paraId="69285E30" w14:textId="465D5709" w:rsidR="00355D66" w:rsidRPr="008647D1" w:rsidRDefault="00355D66" w:rsidP="00355D66">
      <w:pPr>
        <w:tabs>
          <w:tab w:val="left" w:pos="0"/>
          <w:tab w:val="left" w:pos="864"/>
          <w:tab w:val="left" w:pos="1440"/>
        </w:tabs>
        <w:suppressAutoHyphens/>
        <w:rPr>
          <w:spacing w:val="-3"/>
          <w:sz w:val="24"/>
        </w:rPr>
      </w:pPr>
      <w:r>
        <w:rPr>
          <w:rFonts w:ascii="Calibri" w:hAnsi="Calibri" w:cs="Calibri"/>
          <w:noProof/>
          <w:sz w:val="22"/>
        </w:rPr>
        <mc:AlternateContent>
          <mc:Choice Requires="wps">
            <w:drawing>
              <wp:anchor distT="45720" distB="45720" distL="114300" distR="114300" simplePos="0" relativeHeight="251658240" behindDoc="0" locked="0" layoutInCell="1" allowOverlap="1" wp14:anchorId="2394900A" wp14:editId="2C11EA7C">
                <wp:simplePos x="0" y="0"/>
                <wp:positionH relativeFrom="margin">
                  <wp:align>center</wp:align>
                </wp:positionH>
                <wp:positionV relativeFrom="paragraph">
                  <wp:posOffset>311150</wp:posOffset>
                </wp:positionV>
                <wp:extent cx="5699760" cy="769620"/>
                <wp:effectExtent l="0" t="0" r="15240" b="23495"/>
                <wp:wrapSquare wrapText="bothSides"/>
                <wp:docPr id="711675931" name="Text Box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5699760" cy="769620"/>
                        </a:xfrm>
                        <a:prstGeom prst="rect">
                          <a:avLst/>
                        </a:prstGeom>
                        <a:solidFill>
                          <a:srgbClr val="FFFFFF"/>
                        </a:solidFill>
                        <a:ln w="9525">
                          <a:solidFill>
                            <a:srgbClr val="000000"/>
                          </a:solidFill>
                          <a:miter lim="800000"/>
                          <a:headEnd/>
                          <a:tailEnd/>
                        </a:ln>
                      </wps:spPr>
                      <wps:txbx>
                        <w:txbxContent>
                          <w:p w14:paraId="1566843C" w14:textId="77777777" w:rsidR="00355D66" w:rsidRPr="008647D1" w:rsidRDefault="00355D66" w:rsidP="00355D66">
                            <w:pPr>
                              <w:rPr>
                                <w:sz w:val="24"/>
                                <w:szCs w:val="24"/>
                              </w:rPr>
                            </w:pPr>
                            <w:r w:rsidRPr="008647D1">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394900A" id="_x0000_t202" coordsize="21600,21600" o:spt="202" path="m,l,21600r21600,l21600,xe">
                <v:stroke joinstyle="miter"/>
                <v:path gradientshapeok="t" o:connecttype="rect"/>
              </v:shapetype>
              <v:shape id="Text Box 5" o:spid="_x0000_s1026" type="#_x0000_t202" style="position:absolute;margin-left:0;margin-top:24.5pt;width:448.8pt;height:6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">
                <o:lock v:ext="edit" aspectratio="t" verticies="t" text="t" shapetype="t"/>
                <v:textbox style="mso-fit-shape-to-text:t">
                  <w:txbxContent>
                    <w:p w14:paraId="1566843C" w14:textId="77777777" w:rsidR="00355D66" w:rsidRPr="008647D1" w:rsidRDefault="00355D66" w:rsidP="00355D66">
                      <w:pPr>
                        <w:rPr>
                          <w:sz w:val="24"/>
                          <w:szCs w:val="24"/>
                        </w:rPr>
                      </w:pPr>
                      <w:r w:rsidRPr="008647D1">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type="square" anchorx="margin"/>
              </v:shape>
            </w:pict>
          </mc:Fallback>
        </mc:AlternateContent>
      </w:r>
    </w:p>
    <w:p w14:paraId="5173D6E9" w14:textId="77777777" w:rsidR="00355D66" w:rsidRDefault="00355D66" w:rsidP="00355D66">
      <w:pPr>
        <w:tabs>
          <w:tab w:val="left" w:pos="0"/>
          <w:tab w:val="left" w:pos="864"/>
          <w:tab w:val="left" w:pos="1440"/>
        </w:tabs>
        <w:suppressAutoHyphens/>
        <w:rPr>
          <w:spacing w:val="-3"/>
          <w:sz w:val="24"/>
        </w:rPr>
      </w:pPr>
    </w:p>
    <w:p w14:paraId="4CB23B17" w14:textId="254133FA" w:rsidR="00355D66" w:rsidRPr="008647D1" w:rsidRDefault="00355D66" w:rsidP="00355D66">
      <w:pPr>
        <w:tabs>
          <w:tab w:val="left" w:pos="0"/>
          <w:tab w:val="left" w:pos="864"/>
          <w:tab w:val="left" w:pos="1440"/>
        </w:tabs>
        <w:suppressAutoHyphens/>
        <w:rPr>
          <w:spacing w:val="-3"/>
          <w:sz w:val="24"/>
        </w:rPr>
      </w:pPr>
      <w:r w:rsidRPr="008647D1">
        <w:rPr>
          <w:spacing w:val="-3"/>
          <w:sz w:val="24"/>
        </w:rPr>
        <w:t>STATE OF</w:t>
      </w:r>
      <w:r w:rsidRPr="008647D1">
        <w:rPr>
          <w:spacing w:val="-3"/>
          <w:sz w:val="24"/>
          <w:u w:val="single"/>
        </w:rPr>
        <w:tab/>
      </w:r>
      <w:r w:rsidRPr="008647D1">
        <w:rPr>
          <w:spacing w:val="-3"/>
          <w:sz w:val="24"/>
          <w:u w:val="single"/>
        </w:rPr>
        <w:tab/>
      </w:r>
      <w:r w:rsidRPr="008647D1">
        <w:rPr>
          <w:spacing w:val="-3"/>
          <w:sz w:val="24"/>
          <w:u w:val="single"/>
        </w:rPr>
        <w:tab/>
        <w:t>)</w:t>
      </w:r>
    </w:p>
    <w:p w14:paraId="6C91D185"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ab/>
      </w:r>
      <w:r w:rsidRPr="008647D1">
        <w:rPr>
          <w:spacing w:val="-3"/>
          <w:sz w:val="24"/>
        </w:rPr>
        <w:tab/>
      </w:r>
      <w:r w:rsidRPr="008647D1">
        <w:rPr>
          <w:spacing w:val="-3"/>
          <w:sz w:val="24"/>
        </w:rPr>
        <w:tab/>
      </w:r>
      <w:r w:rsidRPr="008647D1">
        <w:rPr>
          <w:spacing w:val="-3"/>
          <w:sz w:val="24"/>
        </w:rPr>
        <w:tab/>
        <w:t>)</w:t>
      </w:r>
    </w:p>
    <w:p w14:paraId="311FD84C"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COUNTY OF</w:t>
      </w:r>
      <w:proofErr w:type="gramStart"/>
      <w:r w:rsidRPr="008647D1">
        <w:rPr>
          <w:spacing w:val="-3"/>
          <w:sz w:val="24"/>
        </w:rPr>
        <w:tab/>
        <w:t>____________</w:t>
      </w:r>
      <w:r w:rsidRPr="008647D1">
        <w:rPr>
          <w:spacing w:val="-3"/>
          <w:sz w:val="24"/>
          <w:u w:val="single"/>
        </w:rPr>
        <w:tab/>
      </w:r>
      <w:proofErr w:type="gramEnd"/>
      <w:r w:rsidRPr="008647D1">
        <w:rPr>
          <w:spacing w:val="-3"/>
          <w:sz w:val="24"/>
        </w:rPr>
        <w:t>)</w:t>
      </w:r>
      <w:r w:rsidRPr="008647D1">
        <w:rPr>
          <w:spacing w:val="-3"/>
          <w:sz w:val="24"/>
        </w:rPr>
        <w:tab/>
      </w:r>
      <w:r w:rsidRPr="008647D1">
        <w:rPr>
          <w:spacing w:val="-3"/>
          <w:sz w:val="24"/>
        </w:rPr>
        <w:tab/>
      </w:r>
    </w:p>
    <w:p w14:paraId="2DB9B48D" w14:textId="77777777" w:rsidR="00355D66" w:rsidRPr="008647D1" w:rsidRDefault="00355D66" w:rsidP="00355D66">
      <w:pPr>
        <w:tabs>
          <w:tab w:val="left" w:pos="0"/>
          <w:tab w:val="left" w:pos="864"/>
          <w:tab w:val="left" w:pos="1440"/>
        </w:tabs>
        <w:suppressAutoHyphens/>
        <w:rPr>
          <w:spacing w:val="-3"/>
          <w:sz w:val="24"/>
        </w:rPr>
      </w:pPr>
    </w:p>
    <w:p w14:paraId="48505000" w14:textId="154CF4E5" w:rsidR="00355D66" w:rsidRPr="008647D1" w:rsidRDefault="00355D66" w:rsidP="00355D66">
      <w:pPr>
        <w:tabs>
          <w:tab w:val="left" w:pos="0"/>
          <w:tab w:val="left" w:pos="864"/>
          <w:tab w:val="left" w:pos="1440"/>
        </w:tabs>
        <w:suppressAutoHyphens/>
        <w:jc w:val="both"/>
        <w:rPr>
          <w:spacing w:val="-3"/>
          <w:sz w:val="24"/>
        </w:rPr>
      </w:pPr>
      <w:r w:rsidRPr="008647D1">
        <w:rPr>
          <w:spacing w:val="-3"/>
          <w:sz w:val="24"/>
        </w:rPr>
        <w:t xml:space="preserve">On ______________________, before me, ______________________________, a Notary Public, </w:t>
      </w:r>
      <w:r>
        <w:rPr>
          <w:spacing w:val="-3"/>
          <w:sz w:val="24"/>
        </w:rPr>
        <w:t>remotely</w:t>
      </w:r>
      <w:r w:rsidRPr="008647D1">
        <w:rPr>
          <w:spacing w:val="-3"/>
          <w:sz w:val="24"/>
        </w:rPr>
        <w:t xml:space="preserve"> appeared</w:t>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rPr>
        <w:t>, who proved to me on the basis of satisfactory evidence to be the person(s) whose name(s) is/are subscribed to the within instrument and acknowledged to me that he/she/they executed the same in his/her/their authorized capacity(</w:t>
      </w:r>
      <w:proofErr w:type="spellStart"/>
      <w:r w:rsidRPr="008647D1">
        <w:rPr>
          <w:spacing w:val="-3"/>
          <w:sz w:val="24"/>
        </w:rPr>
        <w:t>ies</w:t>
      </w:r>
      <w:proofErr w:type="spellEnd"/>
      <w:r w:rsidRPr="008647D1">
        <w:rPr>
          <w:spacing w:val="-3"/>
          <w:sz w:val="24"/>
        </w:rPr>
        <w:t>), and that by his/her/their signature on the instrument the person(s), or the entity on behalf of which the person(s) acted, executed the instrument.</w:t>
      </w:r>
    </w:p>
    <w:p w14:paraId="4C19F47A" w14:textId="77777777" w:rsidR="00355D66" w:rsidRPr="008647D1" w:rsidRDefault="00355D66" w:rsidP="00355D66">
      <w:pPr>
        <w:tabs>
          <w:tab w:val="left" w:pos="0"/>
          <w:tab w:val="left" w:pos="864"/>
          <w:tab w:val="left" w:pos="1440"/>
        </w:tabs>
        <w:suppressAutoHyphens/>
        <w:rPr>
          <w:spacing w:val="-3"/>
          <w:sz w:val="24"/>
        </w:rPr>
      </w:pPr>
    </w:p>
    <w:p w14:paraId="1AC4DC6A"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 xml:space="preserve">I certify under PENALTY OF PERJURY under the law of the State of </w:t>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rPr>
        <w:t xml:space="preserve"> that the foregoing paragraph is true and correct.</w:t>
      </w:r>
    </w:p>
    <w:p w14:paraId="0D489E29" w14:textId="77777777" w:rsidR="00355D66" w:rsidRPr="008647D1" w:rsidRDefault="00355D66" w:rsidP="00355D66">
      <w:pPr>
        <w:tabs>
          <w:tab w:val="left" w:pos="0"/>
          <w:tab w:val="left" w:pos="864"/>
          <w:tab w:val="left" w:pos="1440"/>
        </w:tabs>
        <w:suppressAutoHyphens/>
        <w:rPr>
          <w:spacing w:val="-3"/>
          <w:sz w:val="24"/>
        </w:rPr>
      </w:pPr>
    </w:p>
    <w:p w14:paraId="35E84198"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WITNESS my hand and official seal.</w:t>
      </w:r>
    </w:p>
    <w:p w14:paraId="2A292EA0" w14:textId="77777777" w:rsidR="00355D66" w:rsidRPr="008647D1" w:rsidRDefault="00355D66" w:rsidP="00355D66">
      <w:pPr>
        <w:tabs>
          <w:tab w:val="left" w:pos="0"/>
          <w:tab w:val="left" w:pos="864"/>
          <w:tab w:val="left" w:pos="1440"/>
        </w:tabs>
        <w:suppressAutoHyphens/>
        <w:rPr>
          <w:spacing w:val="-3"/>
          <w:sz w:val="24"/>
        </w:rPr>
      </w:pPr>
    </w:p>
    <w:p w14:paraId="08EE71C4" w14:textId="77777777" w:rsidR="00355D66" w:rsidRPr="008647D1" w:rsidRDefault="00355D66" w:rsidP="00355D66">
      <w:pPr>
        <w:tabs>
          <w:tab w:val="left" w:pos="0"/>
          <w:tab w:val="left" w:pos="864"/>
          <w:tab w:val="left" w:pos="1440"/>
        </w:tabs>
        <w:suppressAutoHyphens/>
        <w:rPr>
          <w:spacing w:val="-3"/>
          <w:sz w:val="24"/>
        </w:rPr>
      </w:pPr>
    </w:p>
    <w:p w14:paraId="3E8F242D" w14:textId="77777777" w:rsidR="00355D66" w:rsidRPr="008647D1" w:rsidRDefault="00355D66" w:rsidP="00355D66">
      <w:r w:rsidRPr="008647D1">
        <w:rPr>
          <w:spacing w:val="-3"/>
          <w:sz w:val="24"/>
        </w:rPr>
        <w:t>_______________________________________</w:t>
      </w:r>
    </w:p>
    <w:p w14:paraId="146BA020"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Notary Public</w:t>
      </w:r>
    </w:p>
    <w:bookmarkEnd w:id="138"/>
    <w:p w14:paraId="7E9C056C" w14:textId="77777777" w:rsidR="001E1178" w:rsidRDefault="001E1178" w:rsidP="00B041ED">
      <w:pPr>
        <w:pStyle w:val="BodyText"/>
        <w:ind w:left="3600"/>
      </w:pPr>
    </w:p>
    <w:p w14:paraId="15FC37E0" w14:textId="77777777" w:rsidR="00D8543A" w:rsidRPr="00D7384B" w:rsidRDefault="00D8543A" w:rsidP="00C2631D">
      <w:pPr>
        <w:pStyle w:val="BodyText"/>
        <w:ind w:firstLine="0"/>
      </w:pPr>
    </w:p>
    <w:p w14:paraId="13DB4CEA" w14:textId="70B0D834" w:rsidR="002A3EAB" w:rsidRPr="002A3EAB" w:rsidDel="002D3D3A" w:rsidRDefault="003A606E" w:rsidP="002A3EAB">
      <w:pPr>
        <w:pStyle w:val="BodyText"/>
        <w:rPr>
          <w:del w:id="139" w:author="Jessie Li" w:date="2026-02-23T12:26:00Z" w16du:dateUtc="2026-02-23T20:26:00Z"/>
        </w:rPr>
      </w:pPr>
      <w:ins w:id="140" w:author="Jessie Li" w:date="2026-02-23T12:29:00Z" w16du:dateUtc="2026-02-23T20:29:00Z">
        <w:r w:rsidRPr="00CA7948">
          <w:rPr>
            <w:noProof/>
          </w:rPr>
          <w:lastRenderedPageBreak/>
          <w:drawing>
            <wp:anchor distT="0" distB="0" distL="114300" distR="114300" simplePos="0" relativeHeight="251658247" behindDoc="0" locked="0" layoutInCell="1" allowOverlap="1" wp14:anchorId="1FFA76F7" wp14:editId="6B7D5C20">
              <wp:simplePos x="0" y="0"/>
              <wp:positionH relativeFrom="page">
                <wp:posOffset>942975</wp:posOffset>
              </wp:positionH>
              <wp:positionV relativeFrom="paragraph">
                <wp:posOffset>0</wp:posOffset>
              </wp:positionV>
              <wp:extent cx="4165600" cy="2581275"/>
              <wp:effectExtent l="0" t="0" r="6350" b="9525"/>
              <wp:wrapSquare wrapText="bothSides"/>
              <wp:docPr id="107507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79075" name=""/>
                      <pic:cNvPicPr/>
                    </pic:nvPicPr>
                    <pic:blipFill>
                      <a:blip r:embed="rId8">
                        <a:extLst>
                          <a:ext uri="{28A0092B-C50C-407E-A947-70E740481C1C}">
                            <a14:useLocalDpi xmlns:a14="http://schemas.microsoft.com/office/drawing/2010/main" val="0"/>
                          </a:ext>
                        </a:extLst>
                      </a:blip>
                      <a:stretch>
                        <a:fillRect/>
                      </a:stretch>
                    </pic:blipFill>
                    <pic:spPr>
                      <a:xfrm>
                        <a:off x="0" y="0"/>
                        <a:ext cx="4165600" cy="2581275"/>
                      </a:xfrm>
                      <a:prstGeom prst="rect">
                        <a:avLst/>
                      </a:prstGeom>
                    </pic:spPr>
                  </pic:pic>
                </a:graphicData>
              </a:graphic>
              <wp14:sizeRelH relativeFrom="margin">
                <wp14:pctWidth>0</wp14:pctWidth>
              </wp14:sizeRelH>
              <wp14:sizeRelV relativeFrom="margin">
                <wp14:pctHeight>0</wp14:pctHeight>
              </wp14:sizeRelV>
            </wp:anchor>
          </w:drawing>
        </w:r>
      </w:ins>
      <w:del w:id="141" w:author="Jessie Li" w:date="2026-02-23T12:26:00Z" w16du:dateUtc="2026-02-23T20:26:00Z">
        <w:r w:rsidR="002A3EAB" w:rsidRPr="002A3EAB" w:rsidDel="004B0E78">
          <w:rPr>
            <w:noProof/>
          </w:rPr>
          <w:drawing>
            <wp:anchor distT="0" distB="0" distL="114300" distR="114300" simplePos="0" relativeHeight="251658241" behindDoc="0" locked="0" layoutInCell="1" allowOverlap="1" wp14:anchorId="105E7C82" wp14:editId="5118DF60">
              <wp:simplePos x="0" y="0"/>
              <wp:positionH relativeFrom="column">
                <wp:posOffset>385445</wp:posOffset>
              </wp:positionH>
              <wp:positionV relativeFrom="paragraph">
                <wp:posOffset>0</wp:posOffset>
              </wp:positionV>
              <wp:extent cx="4022090" cy="2542540"/>
              <wp:effectExtent l="0" t="0" r="0" b="0"/>
              <wp:wrapSquare wrapText="bothSides"/>
              <wp:docPr id="1607335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2090" cy="2542540"/>
                      </a:xfrm>
                      <a:prstGeom prst="rect">
                        <a:avLst/>
                      </a:prstGeom>
                      <a:noFill/>
                      <a:ln>
                        <a:noFill/>
                      </a:ln>
                    </pic:spPr>
                  </pic:pic>
                </a:graphicData>
              </a:graphic>
              <wp14:sizeRelH relativeFrom="page">
                <wp14:pctWidth>0</wp14:pctWidth>
              </wp14:sizeRelH>
              <wp14:sizeRelV relativeFrom="page">
                <wp14:pctHeight>0</wp14:pctHeight>
              </wp14:sizeRelV>
            </wp:anchor>
          </w:drawing>
        </w:r>
      </w:del>
    </w:p>
    <w:p w14:paraId="377CC025" w14:textId="1A2419B9" w:rsidR="3E971B61" w:rsidDel="002D3D3A" w:rsidRDefault="3E971B61" w:rsidP="3E971B61">
      <w:pPr>
        <w:pStyle w:val="BodyText"/>
        <w:ind w:firstLine="0"/>
        <w:rPr>
          <w:del w:id="142" w:author="Jessie Li" w:date="2026-02-23T12:26:00Z" w16du:dateUtc="2026-02-23T20:26:00Z"/>
        </w:rPr>
      </w:pPr>
    </w:p>
    <w:p w14:paraId="216D5362" w14:textId="75FB8042" w:rsidR="002A3EAB" w:rsidDel="002D3D3A" w:rsidRDefault="002A3EAB">
      <w:pPr>
        <w:pStyle w:val="BodyText"/>
        <w:rPr>
          <w:del w:id="143" w:author="Jessie Li" w:date="2026-02-23T12:26:00Z" w16du:dateUtc="2026-02-23T20:26:00Z"/>
        </w:rPr>
      </w:pPr>
    </w:p>
    <w:p w14:paraId="0B526672" w14:textId="4C744AB4" w:rsidR="002A3EAB" w:rsidDel="002D3D3A" w:rsidRDefault="002A3EAB">
      <w:pPr>
        <w:pStyle w:val="BodyText"/>
        <w:rPr>
          <w:del w:id="144" w:author="Jessie Li" w:date="2026-02-23T12:26:00Z" w16du:dateUtc="2026-02-23T20:26:00Z"/>
        </w:rPr>
      </w:pPr>
    </w:p>
    <w:p w14:paraId="076A5B41" w14:textId="20B85993" w:rsidR="002A3EAB" w:rsidDel="002D3D3A" w:rsidRDefault="002A3EAB">
      <w:pPr>
        <w:pStyle w:val="BodyText"/>
        <w:rPr>
          <w:del w:id="145" w:author="Jessie Li" w:date="2026-02-23T12:27:00Z" w16du:dateUtc="2026-02-23T20:27:00Z"/>
        </w:rPr>
      </w:pPr>
    </w:p>
    <w:p w14:paraId="04883A34" w14:textId="0A997547" w:rsidR="002A3EAB" w:rsidDel="002D3D3A" w:rsidRDefault="002A3EAB">
      <w:pPr>
        <w:pStyle w:val="BodyText"/>
        <w:rPr>
          <w:del w:id="146" w:author="Jessie Li" w:date="2026-02-23T12:27:00Z" w16du:dateUtc="2026-02-23T20:27:00Z"/>
        </w:rPr>
      </w:pPr>
    </w:p>
    <w:p w14:paraId="63058375" w14:textId="0214F0CD" w:rsidR="002A3EAB" w:rsidDel="002D3D3A" w:rsidRDefault="002A3EAB">
      <w:pPr>
        <w:pStyle w:val="BodyText"/>
        <w:rPr>
          <w:del w:id="147" w:author="Jessie Li" w:date="2026-02-23T12:27:00Z" w16du:dateUtc="2026-02-23T20:27:00Z"/>
        </w:rPr>
      </w:pPr>
    </w:p>
    <w:p w14:paraId="6810E4E7" w14:textId="3FF8B6A1" w:rsidR="002A3EAB" w:rsidDel="002D3D3A" w:rsidRDefault="002A3EAB">
      <w:pPr>
        <w:pStyle w:val="BodyText"/>
        <w:rPr>
          <w:del w:id="148" w:author="Jessie Li" w:date="2026-02-23T12:26:00Z" w16du:dateUtc="2026-02-23T20:26:00Z"/>
        </w:rPr>
      </w:pPr>
    </w:p>
    <w:p w14:paraId="5AFAABD6" w14:textId="43832045" w:rsidR="002A3EAB" w:rsidDel="002D3D3A" w:rsidRDefault="0003576E">
      <w:pPr>
        <w:pStyle w:val="BodyText"/>
        <w:rPr>
          <w:del w:id="149" w:author="Jessie Li" w:date="2026-02-23T12:26:00Z" w16du:dateUtc="2026-02-23T20:26:00Z"/>
        </w:rPr>
      </w:pPr>
      <w:del w:id="150" w:author="Jessie Li" w:date="2026-02-23T12:26:00Z" w16du:dateUtc="2026-02-23T20:26:00Z">
        <w:r w:rsidRPr="00D03DED" w:rsidDel="004B0E78">
          <w:rPr>
            <w:noProof/>
          </w:rPr>
          <w:drawing>
            <wp:anchor distT="0" distB="0" distL="114300" distR="114300" simplePos="0" relativeHeight="251658242" behindDoc="1" locked="0" layoutInCell="1" allowOverlap="1" wp14:anchorId="70F355F3" wp14:editId="03A7C33E">
              <wp:simplePos x="0" y="0"/>
              <wp:positionH relativeFrom="column">
                <wp:posOffset>384828</wp:posOffset>
              </wp:positionH>
              <wp:positionV relativeFrom="paragraph">
                <wp:posOffset>208636</wp:posOffset>
              </wp:positionV>
              <wp:extent cx="4055110" cy="2552700"/>
              <wp:effectExtent l="0" t="0" r="2540" b="0"/>
              <wp:wrapTight wrapText="bothSides">
                <wp:wrapPolygon edited="0">
                  <wp:start x="0" y="0"/>
                  <wp:lineTo x="0" y="21439"/>
                  <wp:lineTo x="21512" y="21439"/>
                  <wp:lineTo x="21512" y="0"/>
                  <wp:lineTo x="0" y="0"/>
                </wp:wrapPolygon>
              </wp:wrapTight>
              <wp:docPr id="1633209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5110" cy="2552700"/>
                      </a:xfrm>
                      <a:prstGeom prst="rect">
                        <a:avLst/>
                      </a:prstGeom>
                      <a:noFill/>
                      <a:ln>
                        <a:noFill/>
                      </a:ln>
                    </pic:spPr>
                  </pic:pic>
                </a:graphicData>
              </a:graphic>
              <wp14:sizeRelH relativeFrom="margin">
                <wp14:pctWidth>0</wp14:pctWidth>
              </wp14:sizeRelH>
              <wp14:sizeRelV relativeFrom="margin">
                <wp14:pctHeight>0</wp14:pctHeight>
              </wp14:sizeRelV>
            </wp:anchor>
          </w:drawing>
        </w:r>
      </w:del>
    </w:p>
    <w:p w14:paraId="423546FC" w14:textId="1879D27B" w:rsidR="00D03DED" w:rsidRPr="00D03DED" w:rsidDel="002D3D3A" w:rsidRDefault="00D03DED" w:rsidP="00D03DED">
      <w:pPr>
        <w:pStyle w:val="BodyText"/>
        <w:rPr>
          <w:del w:id="151" w:author="Jessie Li" w:date="2026-02-23T12:26:00Z" w16du:dateUtc="2026-02-23T20:26:00Z"/>
        </w:rPr>
      </w:pPr>
    </w:p>
    <w:p w14:paraId="045493FD" w14:textId="148C833D" w:rsidR="002A3EAB" w:rsidDel="002D3D3A" w:rsidRDefault="002A3EAB">
      <w:pPr>
        <w:pStyle w:val="BodyText"/>
        <w:rPr>
          <w:del w:id="152" w:author="Jessie Li" w:date="2026-02-23T12:26:00Z" w16du:dateUtc="2026-02-23T20:26:00Z"/>
        </w:rPr>
      </w:pPr>
    </w:p>
    <w:p w14:paraId="30D27A62" w14:textId="6D938ABB" w:rsidR="002A3EAB" w:rsidDel="002D3D3A" w:rsidRDefault="002A3EAB">
      <w:pPr>
        <w:pStyle w:val="BodyText"/>
        <w:rPr>
          <w:del w:id="153" w:author="Jessie Li" w:date="2026-02-23T12:26:00Z" w16du:dateUtc="2026-02-23T20:26:00Z"/>
        </w:rPr>
      </w:pPr>
    </w:p>
    <w:p w14:paraId="545CB47C" w14:textId="503E2464" w:rsidR="002A3EAB" w:rsidDel="002D3D3A" w:rsidRDefault="002A3EAB">
      <w:pPr>
        <w:pStyle w:val="BodyText"/>
        <w:rPr>
          <w:del w:id="154" w:author="Jessie Li" w:date="2026-02-23T12:26:00Z" w16du:dateUtc="2026-02-23T20:26:00Z"/>
        </w:rPr>
      </w:pPr>
    </w:p>
    <w:p w14:paraId="7D942165" w14:textId="6BA1E3E2" w:rsidR="002A3EAB" w:rsidDel="002D3D3A" w:rsidRDefault="002A3EAB">
      <w:pPr>
        <w:pStyle w:val="BodyText"/>
        <w:rPr>
          <w:del w:id="155" w:author="Jessie Li" w:date="2026-02-23T12:27:00Z" w16du:dateUtc="2026-02-23T20:27:00Z"/>
        </w:rPr>
      </w:pPr>
    </w:p>
    <w:p w14:paraId="346F3957" w14:textId="61A690A7" w:rsidR="002A3EAB" w:rsidDel="002D3D3A" w:rsidRDefault="002A3EAB">
      <w:pPr>
        <w:pStyle w:val="BodyText"/>
        <w:ind w:firstLine="0"/>
        <w:rPr>
          <w:del w:id="156" w:author="Jessie Li" w:date="2026-02-23T12:27:00Z" w16du:dateUtc="2026-02-23T20:27:00Z"/>
        </w:rPr>
        <w:pPrChange w:id="157" w:author="Jessie Li" w:date="2026-02-23T12:27:00Z" w16du:dateUtc="2026-02-23T20:27:00Z">
          <w:pPr>
            <w:pStyle w:val="BodyText"/>
          </w:pPr>
        </w:pPrChange>
      </w:pPr>
    </w:p>
    <w:p w14:paraId="3ED1D5D1" w14:textId="0E4F217D" w:rsidR="0003576E" w:rsidRPr="0003576E" w:rsidDel="002D3D3A" w:rsidRDefault="0003576E">
      <w:pPr>
        <w:pStyle w:val="BodyText"/>
        <w:ind w:firstLine="0"/>
        <w:rPr>
          <w:del w:id="158" w:author="Jessie Li" w:date="2026-02-23T12:27:00Z" w16du:dateUtc="2026-02-23T20:27:00Z"/>
        </w:rPr>
        <w:pPrChange w:id="159" w:author="Jessie Li" w:date="2026-02-23T12:27:00Z" w16du:dateUtc="2026-02-23T20:27:00Z">
          <w:pPr>
            <w:pStyle w:val="BodyText"/>
          </w:pPr>
        </w:pPrChange>
      </w:pPr>
    </w:p>
    <w:p w14:paraId="16812E8D" w14:textId="480E1771" w:rsidR="002A3EAB" w:rsidRDefault="002A3EAB">
      <w:pPr>
        <w:pStyle w:val="BodyText"/>
        <w:ind w:firstLine="0"/>
        <w:pPrChange w:id="160" w:author="Jessie Li" w:date="2026-02-23T12:27:00Z" w16du:dateUtc="2026-02-23T20:27:00Z">
          <w:pPr>
            <w:pStyle w:val="BodyText"/>
          </w:pPr>
        </w:pPrChange>
      </w:pPr>
    </w:p>
    <w:p w14:paraId="5BF6B739" w14:textId="3CEF0194" w:rsidR="0003576E" w:rsidDel="006D6394" w:rsidRDefault="0003576E">
      <w:pPr>
        <w:pStyle w:val="BodyText"/>
        <w:rPr>
          <w:del w:id="161" w:author="Jessie Li" w:date="2026-02-23T12:28:00Z" w16du:dateUtc="2026-02-23T20:28:00Z"/>
        </w:rPr>
      </w:pPr>
      <w:del w:id="162" w:author="Jessie Li" w:date="2026-02-23T12:26:00Z" w16du:dateUtc="2026-02-23T20:26:00Z">
        <w:r w:rsidRPr="0003576E" w:rsidDel="004B0E78">
          <w:rPr>
            <w:noProof/>
          </w:rPr>
          <w:drawing>
            <wp:anchor distT="0" distB="0" distL="114300" distR="114300" simplePos="0" relativeHeight="251658243" behindDoc="1" locked="0" layoutInCell="1" allowOverlap="1" wp14:anchorId="1C9943FC" wp14:editId="33D96528">
              <wp:simplePos x="0" y="0"/>
              <wp:positionH relativeFrom="column">
                <wp:posOffset>415907</wp:posOffset>
              </wp:positionH>
              <wp:positionV relativeFrom="paragraph">
                <wp:posOffset>135087</wp:posOffset>
              </wp:positionV>
              <wp:extent cx="4040505" cy="2568575"/>
              <wp:effectExtent l="0" t="0" r="0" b="3175"/>
              <wp:wrapTight wrapText="bothSides">
                <wp:wrapPolygon edited="0">
                  <wp:start x="0" y="0"/>
                  <wp:lineTo x="0" y="21467"/>
                  <wp:lineTo x="21488" y="21467"/>
                  <wp:lineTo x="21488" y="0"/>
                  <wp:lineTo x="0" y="0"/>
                </wp:wrapPolygon>
              </wp:wrapTight>
              <wp:docPr id="18414500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0505" cy="2568575"/>
                      </a:xfrm>
                      <a:prstGeom prst="rect">
                        <a:avLst/>
                      </a:prstGeom>
                      <a:noFill/>
                      <a:ln>
                        <a:noFill/>
                      </a:ln>
                    </pic:spPr>
                  </pic:pic>
                </a:graphicData>
              </a:graphic>
              <wp14:sizeRelH relativeFrom="margin">
                <wp14:pctWidth>0</wp14:pctWidth>
              </wp14:sizeRelH>
              <wp14:sizeRelV relativeFrom="margin">
                <wp14:pctHeight>0</wp14:pctHeight>
              </wp14:sizeRelV>
            </wp:anchor>
          </w:drawing>
        </w:r>
      </w:del>
    </w:p>
    <w:p w14:paraId="5013E353" w14:textId="649E1E27" w:rsidR="0003576E" w:rsidRDefault="0003576E" w:rsidP="006D6394">
      <w:pPr>
        <w:pStyle w:val="BodyText"/>
      </w:pPr>
    </w:p>
    <w:p w14:paraId="2F3BB37C" w14:textId="3DAA864D" w:rsidR="0003576E" w:rsidDel="006D6394" w:rsidRDefault="0003576E">
      <w:pPr>
        <w:pStyle w:val="BodyText"/>
        <w:rPr>
          <w:del w:id="163" w:author="Jessie Li" w:date="2026-02-23T12:28:00Z" w16du:dateUtc="2026-02-23T20:28:00Z"/>
        </w:rPr>
      </w:pPr>
    </w:p>
    <w:p w14:paraId="60E4FB30" w14:textId="555FEEAF" w:rsidR="0003576E" w:rsidDel="006D6394" w:rsidRDefault="0003576E">
      <w:pPr>
        <w:pStyle w:val="BodyText"/>
        <w:rPr>
          <w:del w:id="164" w:author="Jessie Li" w:date="2026-02-23T12:28:00Z" w16du:dateUtc="2026-02-23T20:28:00Z"/>
        </w:rPr>
      </w:pPr>
    </w:p>
    <w:p w14:paraId="65235AB3" w14:textId="5C548C56" w:rsidR="0003576E" w:rsidDel="006D6394" w:rsidRDefault="0003576E">
      <w:pPr>
        <w:pStyle w:val="BodyText"/>
        <w:rPr>
          <w:del w:id="165" w:author="Jessie Li" w:date="2026-02-23T12:28:00Z" w16du:dateUtc="2026-02-23T20:28:00Z"/>
        </w:rPr>
      </w:pPr>
    </w:p>
    <w:p w14:paraId="404E87B8" w14:textId="32989423" w:rsidR="0003576E" w:rsidDel="006D6394" w:rsidRDefault="0003576E">
      <w:pPr>
        <w:pStyle w:val="BodyText"/>
        <w:rPr>
          <w:del w:id="166" w:author="Jessie Li" w:date="2026-02-23T12:28:00Z" w16du:dateUtc="2026-02-23T20:28:00Z"/>
        </w:rPr>
      </w:pPr>
    </w:p>
    <w:p w14:paraId="414CD060" w14:textId="66C21D3B" w:rsidR="0003576E" w:rsidRDefault="0003576E">
      <w:pPr>
        <w:pStyle w:val="BodyText"/>
      </w:pPr>
    </w:p>
    <w:p w14:paraId="600C262E" w14:textId="2F40124A" w:rsidR="0003576E" w:rsidRDefault="0003576E">
      <w:pPr>
        <w:pStyle w:val="BodyText"/>
      </w:pPr>
    </w:p>
    <w:p w14:paraId="06CC90A1" w14:textId="12A41D92" w:rsidR="0003576E" w:rsidRDefault="0003576E">
      <w:pPr>
        <w:pStyle w:val="BodyText"/>
      </w:pPr>
    </w:p>
    <w:p w14:paraId="670BF7F7" w14:textId="7D7B4CB8" w:rsidR="006545B6" w:rsidRDefault="006545B6" w:rsidP="00A037AF">
      <w:pPr>
        <w:pStyle w:val="BodyText"/>
        <w:rPr>
          <w:ins w:id="167" w:author="Jessie Li" w:date="2026-02-23T12:29:00Z" w16du:dateUtc="2026-02-23T20:29:00Z"/>
        </w:rPr>
      </w:pPr>
    </w:p>
    <w:p w14:paraId="2F919D7D" w14:textId="06B89573" w:rsidR="006545B6" w:rsidRDefault="006545B6" w:rsidP="00A037AF">
      <w:pPr>
        <w:pStyle w:val="BodyText"/>
        <w:rPr>
          <w:ins w:id="168" w:author="Jessie Li" w:date="2026-02-23T12:29:00Z" w16du:dateUtc="2026-02-23T20:29:00Z"/>
        </w:rPr>
      </w:pPr>
    </w:p>
    <w:p w14:paraId="2760DDB0" w14:textId="65E2B9C6" w:rsidR="006545B6" w:rsidRDefault="006545B6" w:rsidP="00A037AF">
      <w:pPr>
        <w:pStyle w:val="BodyText"/>
        <w:rPr>
          <w:ins w:id="169" w:author="Jessie Li" w:date="2026-02-23T12:29:00Z" w16du:dateUtc="2026-02-23T20:29:00Z"/>
        </w:rPr>
      </w:pPr>
    </w:p>
    <w:p w14:paraId="42B8E271" w14:textId="7CF01627" w:rsidR="00423B07" w:rsidRDefault="00423B07" w:rsidP="00A037AF">
      <w:pPr>
        <w:pStyle w:val="BodyText"/>
        <w:rPr>
          <w:ins w:id="170" w:author="Jessie Li" w:date="2026-02-23T13:38:00Z" w16du:dateUtc="2026-02-23T21:38:00Z"/>
        </w:rPr>
      </w:pPr>
    </w:p>
    <w:p w14:paraId="68807217" w14:textId="76BEAD57" w:rsidR="006545B6" w:rsidRDefault="00423B07" w:rsidP="00A037AF">
      <w:pPr>
        <w:pStyle w:val="BodyText"/>
        <w:rPr>
          <w:ins w:id="171" w:author="Jessie Li" w:date="2026-02-23T12:29:00Z" w16du:dateUtc="2026-02-23T20:29:00Z"/>
          <w:lang w:eastAsia="zh-CN"/>
        </w:rPr>
      </w:pPr>
      <w:ins w:id="172" w:author="Jessie Li" w:date="2026-02-23T13:38:00Z" w16du:dateUtc="2026-02-23T21:38:00Z">
        <w:r>
          <w:rPr>
            <w:rFonts w:hint="eastAsia"/>
            <w:lang w:eastAsia="zh-CN"/>
          </w:rPr>
          <w:t>Power of Attorney 1</w:t>
        </w:r>
      </w:ins>
    </w:p>
    <w:p w14:paraId="2996B574" w14:textId="0C0CEB94" w:rsidR="006545B6" w:rsidRDefault="003A606E" w:rsidP="00A037AF">
      <w:pPr>
        <w:pStyle w:val="BodyText"/>
        <w:rPr>
          <w:ins w:id="173" w:author="Jessie Li" w:date="2026-02-23T12:29:00Z" w16du:dateUtc="2026-02-23T20:29:00Z"/>
        </w:rPr>
      </w:pPr>
      <w:ins w:id="174" w:author="Jessie Li" w:date="2026-02-23T12:29:00Z" w16du:dateUtc="2026-02-23T20:29:00Z">
        <w:r w:rsidRPr="006545B6">
          <w:rPr>
            <w:noProof/>
          </w:rPr>
          <w:drawing>
            <wp:anchor distT="0" distB="0" distL="114300" distR="114300" simplePos="0" relativeHeight="251658246" behindDoc="0" locked="0" layoutInCell="1" allowOverlap="1" wp14:anchorId="5A1B76F2" wp14:editId="66B641BD">
              <wp:simplePos x="0" y="0"/>
              <wp:positionH relativeFrom="margin">
                <wp:align>left</wp:align>
              </wp:positionH>
              <wp:positionV relativeFrom="paragraph">
                <wp:posOffset>28575</wp:posOffset>
              </wp:positionV>
              <wp:extent cx="3899773" cy="2524125"/>
              <wp:effectExtent l="0" t="0" r="5715" b="0"/>
              <wp:wrapSquare wrapText="bothSides"/>
              <wp:docPr id="41557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74311" name=""/>
                      <pic:cNvPicPr/>
                    </pic:nvPicPr>
                    <pic:blipFill>
                      <a:blip r:embed="rId12">
                        <a:extLst>
                          <a:ext uri="{28A0092B-C50C-407E-A947-70E740481C1C}">
                            <a14:useLocalDpi xmlns:a14="http://schemas.microsoft.com/office/drawing/2010/main" val="0"/>
                          </a:ext>
                        </a:extLst>
                      </a:blip>
                      <a:stretch>
                        <a:fillRect/>
                      </a:stretch>
                    </pic:blipFill>
                    <pic:spPr>
                      <a:xfrm>
                        <a:off x="0" y="0"/>
                        <a:ext cx="3899773" cy="2524125"/>
                      </a:xfrm>
                      <a:prstGeom prst="rect">
                        <a:avLst/>
                      </a:prstGeom>
                    </pic:spPr>
                  </pic:pic>
                </a:graphicData>
              </a:graphic>
            </wp:anchor>
          </w:drawing>
        </w:r>
      </w:ins>
    </w:p>
    <w:p w14:paraId="6D0D2249" w14:textId="057A3330" w:rsidR="006545B6" w:rsidRDefault="006545B6" w:rsidP="00A037AF">
      <w:pPr>
        <w:pStyle w:val="BodyText"/>
        <w:rPr>
          <w:ins w:id="175" w:author="Jessie Li" w:date="2026-02-23T12:29:00Z" w16du:dateUtc="2026-02-23T20:29:00Z"/>
        </w:rPr>
      </w:pPr>
    </w:p>
    <w:p w14:paraId="38711554" w14:textId="77777777" w:rsidR="006545B6" w:rsidRDefault="006545B6" w:rsidP="00A037AF">
      <w:pPr>
        <w:pStyle w:val="BodyText"/>
        <w:rPr>
          <w:ins w:id="176" w:author="Jessie Li" w:date="2026-02-23T12:29:00Z" w16du:dateUtc="2026-02-23T20:29:00Z"/>
        </w:rPr>
      </w:pPr>
    </w:p>
    <w:p w14:paraId="552CA80F" w14:textId="77777777" w:rsidR="006545B6" w:rsidRDefault="006545B6" w:rsidP="00A037AF">
      <w:pPr>
        <w:pStyle w:val="BodyText"/>
        <w:rPr>
          <w:ins w:id="177" w:author="Jessie Li" w:date="2026-02-23T12:29:00Z" w16du:dateUtc="2026-02-23T20:29:00Z"/>
        </w:rPr>
      </w:pPr>
    </w:p>
    <w:p w14:paraId="1F69DD8C" w14:textId="77777777" w:rsidR="006545B6" w:rsidRDefault="006545B6" w:rsidP="00A037AF">
      <w:pPr>
        <w:pStyle w:val="BodyText"/>
        <w:rPr>
          <w:ins w:id="178" w:author="Jessie Li" w:date="2026-02-23T12:29:00Z" w16du:dateUtc="2026-02-23T20:29:00Z"/>
        </w:rPr>
      </w:pPr>
    </w:p>
    <w:p w14:paraId="3BE766D1" w14:textId="77777777" w:rsidR="006545B6" w:rsidRDefault="006545B6" w:rsidP="00A037AF">
      <w:pPr>
        <w:pStyle w:val="BodyText"/>
        <w:rPr>
          <w:ins w:id="179" w:author="Jessie Li" w:date="2026-02-23T12:29:00Z" w16du:dateUtc="2026-02-23T20:29:00Z"/>
        </w:rPr>
      </w:pPr>
    </w:p>
    <w:p w14:paraId="0FCEADF2" w14:textId="77777777" w:rsidR="006545B6" w:rsidRDefault="006545B6" w:rsidP="00A037AF">
      <w:pPr>
        <w:pStyle w:val="BodyText"/>
        <w:rPr>
          <w:ins w:id="180" w:author="Jessie Li" w:date="2026-02-23T12:29:00Z" w16du:dateUtc="2026-02-23T20:29:00Z"/>
        </w:rPr>
      </w:pPr>
    </w:p>
    <w:p w14:paraId="0DFDA167" w14:textId="77777777" w:rsidR="006545B6" w:rsidRDefault="006545B6" w:rsidP="00A037AF">
      <w:pPr>
        <w:pStyle w:val="BodyText"/>
        <w:rPr>
          <w:ins w:id="181" w:author="Jessie Li" w:date="2026-02-23T12:29:00Z" w16du:dateUtc="2026-02-23T20:29:00Z"/>
        </w:rPr>
      </w:pPr>
    </w:p>
    <w:p w14:paraId="1BFA3947" w14:textId="77777777" w:rsidR="00CA7948" w:rsidRDefault="00CA7948" w:rsidP="00A037AF">
      <w:pPr>
        <w:pStyle w:val="BodyText"/>
        <w:rPr>
          <w:ins w:id="182" w:author="Jessie Li" w:date="2026-02-23T12:29:00Z" w16du:dateUtc="2026-02-23T20:29:00Z"/>
        </w:rPr>
      </w:pPr>
    </w:p>
    <w:p w14:paraId="5CA1E71B" w14:textId="30192959" w:rsidR="04ABD66C" w:rsidRDefault="04ABD66C" w:rsidP="00A037AF">
      <w:pPr>
        <w:pStyle w:val="BodyText"/>
        <w:rPr>
          <w:lang w:eastAsia="zh-CN"/>
        </w:rPr>
      </w:pPr>
      <w:r>
        <w:t>Power of Attorney</w:t>
      </w:r>
      <w:ins w:id="183" w:author="Jessie Li" w:date="2026-02-23T13:38:00Z" w16du:dateUtc="2026-02-23T21:38:00Z">
        <w:r w:rsidR="00423B07">
          <w:rPr>
            <w:rFonts w:hint="eastAsia"/>
            <w:lang w:eastAsia="zh-CN"/>
          </w:rPr>
          <w:t xml:space="preserve"> 2</w:t>
        </w:r>
      </w:ins>
    </w:p>
    <w:p w14:paraId="26D2FB3A" w14:textId="6764124E" w:rsidR="00210073" w:rsidRDefault="00D9621F" w:rsidP="3E971B61">
      <w:pPr>
        <w:pStyle w:val="BodyText"/>
        <w:ind w:firstLine="0"/>
      </w:pPr>
      <w:del w:id="184" w:author="Jessie Li" w:date="2026-02-23T12:31:00Z" w16du:dateUtc="2026-02-23T20:31:00Z">
        <w:r w:rsidRPr="008F3D5D" w:rsidDel="00601089">
          <w:rPr>
            <w:noProof/>
          </w:rPr>
          <w:drawing>
            <wp:anchor distT="0" distB="0" distL="114300" distR="114300" simplePos="0" relativeHeight="251658244" behindDoc="0" locked="0" layoutInCell="1" allowOverlap="1" wp14:anchorId="105CC259" wp14:editId="3FB58825">
              <wp:simplePos x="0" y="0"/>
              <wp:positionH relativeFrom="column">
                <wp:posOffset>480882</wp:posOffset>
              </wp:positionH>
              <wp:positionV relativeFrom="paragraph">
                <wp:posOffset>169138</wp:posOffset>
              </wp:positionV>
              <wp:extent cx="4743450" cy="2975610"/>
              <wp:effectExtent l="0" t="0" r="0" b="0"/>
              <wp:wrapSquare wrapText="bothSides"/>
              <wp:docPr id="1517359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3450" cy="2975610"/>
                      </a:xfrm>
                      <a:prstGeom prst="rect">
                        <a:avLst/>
                      </a:prstGeom>
                      <a:noFill/>
                      <a:ln>
                        <a:noFill/>
                      </a:ln>
                    </pic:spPr>
                  </pic:pic>
                </a:graphicData>
              </a:graphic>
              <wp14:sizeRelH relativeFrom="margin">
                <wp14:pctWidth>0</wp14:pctWidth>
              </wp14:sizeRelH>
              <wp14:sizeRelV relativeFrom="margin">
                <wp14:pctHeight>0</wp14:pctHeight>
              </wp14:sizeRelV>
            </wp:anchor>
          </w:drawing>
        </w:r>
      </w:del>
      <w:ins w:id="185" w:author="Jessie Li" w:date="2026-02-23T12:31:00Z" w16du:dateUtc="2026-02-23T20:31:00Z">
        <w:r w:rsidR="00601089" w:rsidRPr="00601089">
          <w:rPr>
            <w:noProof/>
          </w:rPr>
          <w:t xml:space="preserve"> </w:t>
        </w:r>
      </w:ins>
    </w:p>
    <w:p w14:paraId="5198805C" w14:textId="0D7CC19A" w:rsidR="008F3D5D" w:rsidRPr="008F3D5D" w:rsidRDefault="008F3D5D" w:rsidP="008F3D5D">
      <w:pPr>
        <w:pStyle w:val="BodyText"/>
      </w:pPr>
    </w:p>
    <w:p w14:paraId="0530665C" w14:textId="0B56B109" w:rsidR="00210073" w:rsidRDefault="00210073" w:rsidP="00210073">
      <w:pPr>
        <w:pStyle w:val="BodyText"/>
      </w:pPr>
    </w:p>
    <w:p w14:paraId="1CD74EC0" w14:textId="33E267E0" w:rsidR="00D9621F" w:rsidRDefault="00D9621F">
      <w:pPr>
        <w:pStyle w:val="BodyText"/>
        <w:ind w:left="720"/>
      </w:pPr>
    </w:p>
    <w:p w14:paraId="781F4D37" w14:textId="7BB6CA29" w:rsidR="00D9621F" w:rsidRDefault="00D9621F">
      <w:pPr>
        <w:pStyle w:val="BodyText"/>
        <w:ind w:left="720"/>
      </w:pPr>
    </w:p>
    <w:p w14:paraId="2AB47B45" w14:textId="752726A3" w:rsidR="00D9621F" w:rsidRDefault="00D9621F">
      <w:pPr>
        <w:pStyle w:val="BodyText"/>
        <w:ind w:left="720"/>
      </w:pPr>
    </w:p>
    <w:p w14:paraId="59482772" w14:textId="28E2CCB7" w:rsidR="00D9621F" w:rsidRDefault="00D9621F">
      <w:pPr>
        <w:pStyle w:val="BodyText"/>
        <w:ind w:left="720"/>
      </w:pPr>
    </w:p>
    <w:p w14:paraId="58A80690" w14:textId="7EA08FD7" w:rsidR="00D9621F" w:rsidRDefault="008403D3">
      <w:pPr>
        <w:pStyle w:val="BodyText"/>
        <w:ind w:left="720"/>
      </w:pPr>
      <w:ins w:id="186" w:author="Jessie Li" w:date="2026-03-02T14:03:00Z" w16du:dateUtc="2026-03-02T22:03:00Z">
        <w:r w:rsidRPr="008403D3">
          <w:lastRenderedPageBreak/>
          <w:drawing>
            <wp:anchor distT="0" distB="0" distL="114300" distR="114300" simplePos="0" relativeHeight="251659272" behindDoc="0" locked="0" layoutInCell="1" allowOverlap="1" wp14:anchorId="5F5EA74F" wp14:editId="3851B564">
              <wp:simplePos x="0" y="0"/>
              <wp:positionH relativeFrom="column">
                <wp:posOffset>57150</wp:posOffset>
              </wp:positionH>
              <wp:positionV relativeFrom="paragraph">
                <wp:posOffset>0</wp:posOffset>
              </wp:positionV>
              <wp:extent cx="2910840" cy="3762375"/>
              <wp:effectExtent l="0" t="0" r="3810" b="9525"/>
              <wp:wrapSquare wrapText="bothSides"/>
              <wp:docPr id="20472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8372" name=""/>
                      <pic:cNvPicPr/>
                    </pic:nvPicPr>
                    <pic:blipFill>
                      <a:blip r:embed="rId14">
                        <a:extLst>
                          <a:ext uri="{28A0092B-C50C-407E-A947-70E740481C1C}">
                            <a14:useLocalDpi xmlns:a14="http://schemas.microsoft.com/office/drawing/2010/main" val="0"/>
                          </a:ext>
                        </a:extLst>
                      </a:blip>
                      <a:stretch>
                        <a:fillRect/>
                      </a:stretch>
                    </pic:blipFill>
                    <pic:spPr>
                      <a:xfrm>
                        <a:off x="0" y="0"/>
                        <a:ext cx="2910840" cy="3762375"/>
                      </a:xfrm>
                      <a:prstGeom prst="rect">
                        <a:avLst/>
                      </a:prstGeom>
                    </pic:spPr>
                  </pic:pic>
                </a:graphicData>
              </a:graphic>
              <wp14:sizeRelH relativeFrom="margin">
                <wp14:pctWidth>0</wp14:pctWidth>
              </wp14:sizeRelH>
              <wp14:sizeRelV relativeFrom="margin">
                <wp14:pctHeight>0</wp14:pctHeight>
              </wp14:sizeRelV>
            </wp:anchor>
          </w:drawing>
        </w:r>
      </w:ins>
    </w:p>
    <w:p w14:paraId="658234D9" w14:textId="61C2E3AB" w:rsidR="00D9621F" w:rsidRDefault="00D9621F">
      <w:pPr>
        <w:pStyle w:val="BodyText"/>
        <w:ind w:left="720"/>
      </w:pPr>
    </w:p>
    <w:p w14:paraId="60FB2C1B" w14:textId="444DFAF0" w:rsidR="00D9621F" w:rsidRDefault="00D9621F">
      <w:pPr>
        <w:pStyle w:val="BodyText"/>
        <w:ind w:left="720"/>
      </w:pPr>
    </w:p>
    <w:p w14:paraId="01B7DBBA" w14:textId="73066320" w:rsidR="00D9621F" w:rsidRDefault="00D9621F">
      <w:pPr>
        <w:pStyle w:val="BodyText"/>
        <w:ind w:left="720"/>
      </w:pPr>
    </w:p>
    <w:p w14:paraId="4BF5362E" w14:textId="29B3357B" w:rsidR="4388F74F" w:rsidRDefault="4388F74F" w:rsidP="00A037AF">
      <w:pPr>
        <w:pStyle w:val="BodyText"/>
        <w:ind w:left="720"/>
      </w:pPr>
      <w:r>
        <w:t>Intended Mother</w:t>
      </w:r>
    </w:p>
    <w:p w14:paraId="0AE203B7" w14:textId="73F7495F" w:rsidR="3E971B61" w:rsidRDefault="3E971B61" w:rsidP="3E971B61">
      <w:pPr>
        <w:pStyle w:val="BodyText"/>
        <w:ind w:firstLine="0"/>
      </w:pPr>
    </w:p>
    <w:p w14:paraId="2992B932" w14:textId="7D696876" w:rsidR="00D9621F" w:rsidRDefault="00D9621F" w:rsidP="3E971B61">
      <w:pPr>
        <w:pStyle w:val="BodyText"/>
        <w:ind w:firstLine="0"/>
      </w:pPr>
      <w:del w:id="187" w:author="Jessie Li" w:date="2026-02-23T12:30:00Z" w16du:dateUtc="2026-02-23T20:30:00Z">
        <w:r w:rsidRPr="00D9621F" w:rsidDel="00D473F3">
          <w:rPr>
            <w:noProof/>
          </w:rPr>
          <w:drawing>
            <wp:anchor distT="0" distB="0" distL="114300" distR="114300" simplePos="0" relativeHeight="251658245" behindDoc="0" locked="0" layoutInCell="1" allowOverlap="1" wp14:anchorId="07F47657" wp14:editId="663AEDF4">
              <wp:simplePos x="0" y="0"/>
              <wp:positionH relativeFrom="column">
                <wp:posOffset>374687</wp:posOffset>
              </wp:positionH>
              <wp:positionV relativeFrom="paragraph">
                <wp:posOffset>140698</wp:posOffset>
              </wp:positionV>
              <wp:extent cx="4899660" cy="2985770"/>
              <wp:effectExtent l="0" t="0" r="0" b="5080"/>
              <wp:wrapSquare wrapText="bothSides"/>
              <wp:docPr id="16296030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99660" cy="2985770"/>
                      </a:xfrm>
                      <a:prstGeom prst="rect">
                        <a:avLst/>
                      </a:prstGeom>
                      <a:noFill/>
                      <a:ln>
                        <a:noFill/>
                      </a:ln>
                    </pic:spPr>
                  </pic:pic>
                </a:graphicData>
              </a:graphic>
              <wp14:sizeRelH relativeFrom="margin">
                <wp14:pctWidth>0</wp14:pctWidth>
              </wp14:sizeRelH>
              <wp14:sizeRelV relativeFrom="margin">
                <wp14:pctHeight>0</wp14:pctHeight>
              </wp14:sizeRelV>
            </wp:anchor>
          </w:drawing>
        </w:r>
      </w:del>
      <w:ins w:id="188" w:author="Jessie Li" w:date="2026-02-23T12:30:00Z" w16du:dateUtc="2026-02-23T20:30:00Z">
        <w:r w:rsidR="00D473F3" w:rsidRPr="00D473F3">
          <w:rPr>
            <w:noProof/>
          </w:rPr>
          <w:t xml:space="preserve"> </w:t>
        </w:r>
      </w:ins>
    </w:p>
    <w:p w14:paraId="00602926" w14:textId="00B46A5F" w:rsidR="00D9621F" w:rsidRDefault="00D9621F" w:rsidP="3E971B61">
      <w:pPr>
        <w:pStyle w:val="BodyText"/>
        <w:ind w:firstLine="0"/>
      </w:pPr>
    </w:p>
    <w:p w14:paraId="2636863A" w14:textId="45F2F9B4" w:rsidR="00D9621F" w:rsidRDefault="00D9621F" w:rsidP="3E971B61">
      <w:pPr>
        <w:pStyle w:val="BodyText"/>
        <w:ind w:firstLine="0"/>
      </w:pPr>
    </w:p>
    <w:p w14:paraId="486CADE3" w14:textId="22FF94DC" w:rsidR="00D9621F" w:rsidRPr="00D9621F" w:rsidRDefault="00D9621F" w:rsidP="00D9621F">
      <w:pPr>
        <w:pStyle w:val="BodyText"/>
      </w:pPr>
    </w:p>
    <w:p w14:paraId="5D2B579F" w14:textId="6433439C" w:rsidR="00D9621F" w:rsidRDefault="00D9621F" w:rsidP="3E971B61">
      <w:pPr>
        <w:pStyle w:val="BodyText"/>
        <w:ind w:firstLine="0"/>
      </w:pPr>
    </w:p>
    <w:p w14:paraId="16D41E9D" w14:textId="61F0B25F" w:rsidR="00D9621F" w:rsidRDefault="00D9621F">
      <w:pPr>
        <w:pStyle w:val="BodyText"/>
      </w:pPr>
    </w:p>
    <w:p w14:paraId="60BD9F94" w14:textId="475E5786" w:rsidR="00D9621F" w:rsidRDefault="00D9621F">
      <w:pPr>
        <w:pStyle w:val="BodyText"/>
      </w:pPr>
    </w:p>
    <w:p w14:paraId="3F76EB38" w14:textId="69F7D6FA" w:rsidR="00D9621F" w:rsidRDefault="00601089">
      <w:pPr>
        <w:pStyle w:val="BodyText"/>
      </w:pPr>
      <w:ins w:id="189" w:author="Jessie Li" w:date="2026-02-23T12:30:00Z" w16du:dateUtc="2026-02-23T20:30:00Z">
        <w:r w:rsidRPr="00D473F3">
          <w:rPr>
            <w:noProof/>
          </w:rPr>
          <w:drawing>
            <wp:anchor distT="0" distB="0" distL="114300" distR="114300" simplePos="0" relativeHeight="251658248" behindDoc="0" locked="0" layoutInCell="1" allowOverlap="1" wp14:anchorId="42ECB1F7" wp14:editId="07CD41C2">
              <wp:simplePos x="0" y="0"/>
              <wp:positionH relativeFrom="column">
                <wp:posOffset>190500</wp:posOffset>
              </wp:positionH>
              <wp:positionV relativeFrom="paragraph">
                <wp:posOffset>9525</wp:posOffset>
              </wp:positionV>
              <wp:extent cx="2800350" cy="3903345"/>
              <wp:effectExtent l="0" t="0" r="0" b="1905"/>
              <wp:wrapSquare wrapText="bothSides"/>
              <wp:docPr id="507073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3489" name=""/>
                      <pic:cNvPicPr/>
                    </pic:nvPicPr>
                    <pic:blipFill>
                      <a:blip r:embed="rId16">
                        <a:extLst>
                          <a:ext uri="{28A0092B-C50C-407E-A947-70E740481C1C}">
                            <a14:useLocalDpi xmlns:a14="http://schemas.microsoft.com/office/drawing/2010/main" val="0"/>
                          </a:ext>
                        </a:extLst>
                      </a:blip>
                      <a:stretch>
                        <a:fillRect/>
                      </a:stretch>
                    </pic:blipFill>
                    <pic:spPr>
                      <a:xfrm>
                        <a:off x="0" y="0"/>
                        <a:ext cx="2800350" cy="3903345"/>
                      </a:xfrm>
                      <a:prstGeom prst="rect">
                        <a:avLst/>
                      </a:prstGeom>
                    </pic:spPr>
                  </pic:pic>
                </a:graphicData>
              </a:graphic>
              <wp14:sizeRelH relativeFrom="margin">
                <wp14:pctWidth>0</wp14:pctWidth>
              </wp14:sizeRelH>
              <wp14:sizeRelV relativeFrom="margin">
                <wp14:pctHeight>0</wp14:pctHeight>
              </wp14:sizeRelV>
            </wp:anchor>
          </w:drawing>
        </w:r>
      </w:ins>
    </w:p>
    <w:p w14:paraId="65C55876" w14:textId="77777777" w:rsidR="00D9621F" w:rsidRDefault="00D9621F">
      <w:pPr>
        <w:pStyle w:val="BodyText"/>
      </w:pPr>
    </w:p>
    <w:p w14:paraId="5CF3D6A0" w14:textId="77777777" w:rsidR="00D9621F" w:rsidRDefault="00D9621F">
      <w:pPr>
        <w:pStyle w:val="BodyText"/>
      </w:pPr>
    </w:p>
    <w:p w14:paraId="763519FC" w14:textId="77777777" w:rsidR="00D9621F" w:rsidRDefault="00D9621F">
      <w:pPr>
        <w:pStyle w:val="BodyText"/>
      </w:pPr>
    </w:p>
    <w:p w14:paraId="6F363B7A" w14:textId="77777777" w:rsidR="00D473F3" w:rsidRDefault="00D473F3" w:rsidP="00A037AF">
      <w:pPr>
        <w:pStyle w:val="BodyText"/>
        <w:ind w:left="720"/>
        <w:rPr>
          <w:ins w:id="190" w:author="Jessie Li" w:date="2026-02-23T12:30:00Z" w16du:dateUtc="2026-02-23T20:30:00Z"/>
        </w:rPr>
      </w:pPr>
    </w:p>
    <w:p w14:paraId="2DE7558B" w14:textId="77777777" w:rsidR="00D473F3" w:rsidRDefault="00D473F3" w:rsidP="00A037AF">
      <w:pPr>
        <w:pStyle w:val="BodyText"/>
        <w:ind w:left="720"/>
        <w:rPr>
          <w:ins w:id="191" w:author="Jessie Li" w:date="2026-02-23T12:30:00Z" w16du:dateUtc="2026-02-23T20:30:00Z"/>
        </w:rPr>
      </w:pPr>
    </w:p>
    <w:p w14:paraId="4A028E92" w14:textId="76871669" w:rsidR="4388F74F" w:rsidRDefault="4388F74F" w:rsidP="00A037AF">
      <w:pPr>
        <w:pStyle w:val="BodyText"/>
        <w:ind w:left="720"/>
      </w:pPr>
      <w:r>
        <w:t>Intended Father</w:t>
      </w:r>
    </w:p>
    <w:sectPr w:rsidR="4388F74F" w:rsidSect="00A037AF">
      <w:headerReference w:type="default" r:id="rId17"/>
      <w:footerReference w:type="default" r:id="rId18"/>
      <w:pgSz w:w="12240" w:h="15840" w:code="1"/>
      <w:pgMar w:top="-1440" w:right="153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3FEBD" w14:textId="77777777" w:rsidR="00B128E5" w:rsidRDefault="00B128E5">
      <w:pPr>
        <w:spacing w:line="240" w:lineRule="auto"/>
      </w:pPr>
      <w:r>
        <w:separator/>
      </w:r>
    </w:p>
  </w:endnote>
  <w:endnote w:type="continuationSeparator" w:id="0">
    <w:p w14:paraId="43ACA0F3" w14:textId="77777777" w:rsidR="00B128E5" w:rsidRDefault="00B128E5">
      <w:pPr>
        <w:spacing w:line="240" w:lineRule="auto"/>
      </w:pPr>
      <w:r>
        <w:continuationSeparator/>
      </w:r>
    </w:p>
  </w:endnote>
  <w:endnote w:type="continuationNotice" w:id="1">
    <w:p w14:paraId="411D400B" w14:textId="77777777" w:rsidR="00B128E5" w:rsidRDefault="00B128E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C839" w14:textId="5F2E994E" w:rsidR="006B7B51" w:rsidRDefault="006B7B51">
    <w:pPr>
      <w:pStyle w:val="Footer"/>
      <w:spacing w:line="240" w:lineRule="auto"/>
    </w:pPr>
    <w:r>
      <w:t xml:space="preserve">Page </w:t>
    </w:r>
    <w:r>
      <w:fldChar w:fldCharType="begin"/>
    </w:r>
    <w:r>
      <w:instrText xml:space="preserve"> PAGE </w:instrText>
    </w:r>
    <w:r>
      <w:fldChar w:fldCharType="separate"/>
    </w:r>
    <w:r w:rsidR="00C92C58">
      <w:rPr>
        <w:noProof/>
      </w:rPr>
      <w:t>2</w:t>
    </w:r>
    <w:r>
      <w:fldChar w:fldCharType="end"/>
    </w:r>
    <w:r>
      <w:t xml:space="preserve"> of </w:t>
    </w:r>
    <w:r w:rsidR="00B35824">
      <w:rPr>
        <w:noProof/>
      </w:rPr>
      <w:fldChar w:fldCharType="begin"/>
    </w:r>
    <w:r w:rsidR="00B35824">
      <w:rPr>
        <w:noProof/>
      </w:rPr>
      <w:instrText xml:space="preserve"> NUMPAGES </w:instrText>
    </w:r>
    <w:r w:rsidR="00B35824">
      <w:rPr>
        <w:noProof/>
      </w:rPr>
      <w:fldChar w:fldCharType="separate"/>
    </w:r>
    <w:r w:rsidR="00C92C58">
      <w:rPr>
        <w:noProof/>
      </w:rPr>
      <w:t>2</w:t>
    </w:r>
    <w:r w:rsidR="00B35824">
      <w:rPr>
        <w:noProof/>
      </w:rPr>
      <w:fldChar w:fldCharType="end"/>
    </w:r>
    <w:r w:rsidR="00FB5C2A">
      <w:rPr>
        <w:noProof/>
      </w:rPr>
      <w:t xml:space="preserve">                                                        </w:t>
    </w:r>
    <w:r w:rsidR="00D7384B">
      <w:rPr>
        <w:noProof/>
      </w:rPr>
      <w:t>SPECIAL POWER OF ATTORNEY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28DEF" w14:textId="77777777" w:rsidR="00B128E5" w:rsidRDefault="00B128E5">
      <w:pPr>
        <w:spacing w:line="240" w:lineRule="auto"/>
      </w:pPr>
      <w:r>
        <w:separator/>
      </w:r>
    </w:p>
  </w:footnote>
  <w:footnote w:type="continuationSeparator" w:id="0">
    <w:p w14:paraId="30EBB5D9" w14:textId="77777777" w:rsidR="00B128E5" w:rsidRDefault="00B128E5">
      <w:pPr>
        <w:spacing w:line="240" w:lineRule="auto"/>
      </w:pPr>
      <w:r>
        <w:continuationSeparator/>
      </w:r>
    </w:p>
  </w:footnote>
  <w:footnote w:type="continuationNotice" w:id="1">
    <w:p w14:paraId="2B1D6B23" w14:textId="77777777" w:rsidR="00B128E5" w:rsidRDefault="00B128E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2D99" w14:textId="6D4BDB31" w:rsidR="006B7B51" w:rsidRDefault="00520F9B">
    <w:pPr>
      <w:pStyle w:val="Header"/>
    </w:pPr>
    <w:r>
      <w:rPr>
        <w:noProof/>
        <w:lang w:eastAsia="zh-CN"/>
      </w:rPr>
      <mc:AlternateContent>
        <mc:Choice Requires="wps">
          <w:drawing>
            <wp:anchor distT="0" distB="0" distL="114300" distR="114300" simplePos="0" relativeHeight="251658243" behindDoc="0" locked="0" layoutInCell="1" allowOverlap="1" wp14:anchorId="28937AB2" wp14:editId="645007E5">
              <wp:simplePos x="0" y="0"/>
              <wp:positionH relativeFrom="margin">
                <wp:posOffset>-640080</wp:posOffset>
              </wp:positionH>
              <wp:positionV relativeFrom="margin">
                <wp:posOffset>0</wp:posOffset>
              </wp:positionV>
              <wp:extent cx="457200" cy="8229600"/>
              <wp:effectExtent l="0" t="0" r="1905"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28937AB2" id="_x0000_t202" coordsize="21600,21600" o:spt="202" path="m,l,21600r21600,l21600,xe">
              <v:stroke joinstyle="miter"/>
              <v:path gradientshapeok="t" o:connecttype="rect"/>
            </v:shapetype>
            <v:shape id="LineNumbers" o:spid="_x0000_s1027" type="#_x0000_t202" style="position:absolute;margin-left:-50.4pt;margin-top:0;width:36pt;height:9in;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v:textbox>
              <w10:wrap anchorx="margin" anchory="margin"/>
            </v:shape>
          </w:pict>
        </mc:Fallback>
      </mc:AlternateContent>
    </w:r>
    <w:r>
      <w:rPr>
        <w:noProof/>
        <w:lang w:eastAsia="zh-CN"/>
      </w:rPr>
      <mc:AlternateContent>
        <mc:Choice Requires="wps">
          <w:drawing>
            <wp:anchor distT="0" distB="0" distL="114300" distR="114300" simplePos="0" relativeHeight="251658242" behindDoc="0" locked="0" layoutInCell="1" allowOverlap="1" wp14:anchorId="3CD6D56E" wp14:editId="38E42679">
              <wp:simplePos x="0" y="0"/>
              <wp:positionH relativeFrom="margin">
                <wp:posOffset>5943600</wp:posOffset>
              </wp:positionH>
              <wp:positionV relativeFrom="page">
                <wp:posOffset>0</wp:posOffset>
              </wp:positionV>
              <wp:extent cx="0" cy="10058400"/>
              <wp:effectExtent l="9525" t="9525" r="9525" b="952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7596485">
            <v:line id="RightBorder"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468pt,0" to="468pt,11in" w14:anchorId="4E9FF2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">
              <w10:wrap anchorx="margin" anchory="page"/>
            </v:line>
          </w:pict>
        </mc:Fallback>
      </mc:AlternateContent>
    </w:r>
    <w:r>
      <w:rPr>
        <w:noProof/>
        <w:lang w:eastAsia="zh-CN"/>
      </w:rPr>
      <mc:AlternateContent>
        <mc:Choice Requires="wps">
          <w:drawing>
            <wp:anchor distT="0" distB="0" distL="114300" distR="114300" simplePos="0" relativeHeight="251658241" behindDoc="0" locked="0" layoutInCell="1" allowOverlap="1" wp14:anchorId="18C6C3D7" wp14:editId="4C0D9D08">
              <wp:simplePos x="0" y="0"/>
              <wp:positionH relativeFrom="margin">
                <wp:posOffset>-91440</wp:posOffset>
              </wp:positionH>
              <wp:positionV relativeFrom="page">
                <wp:posOffset>0</wp:posOffset>
              </wp:positionV>
              <wp:extent cx="0" cy="10058400"/>
              <wp:effectExtent l="13335" t="9525" r="5715" b="952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588CFC3">
            <v:line id="LeftBorder2"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7.2pt,0" to="-7.2pt,11in" w14:anchorId="1EE8C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">
              <w10:wrap anchorx="margin" anchory="page"/>
            </v:line>
          </w:pict>
        </mc:Fallback>
      </mc:AlternateContent>
    </w:r>
    <w:r>
      <w:rPr>
        <w:noProof/>
        <w:lang w:eastAsia="zh-CN"/>
      </w:rPr>
      <mc:AlternateContent>
        <mc:Choice Requires="wps">
          <w:drawing>
            <wp:anchor distT="0" distB="0" distL="114300" distR="114300" simplePos="0" relativeHeight="251658240" behindDoc="0" locked="0" layoutInCell="1" allowOverlap="1" wp14:anchorId="1C53D1A5" wp14:editId="4A1AD8D2">
              <wp:simplePos x="0" y="0"/>
              <wp:positionH relativeFrom="margin">
                <wp:posOffset>-45720</wp:posOffset>
              </wp:positionH>
              <wp:positionV relativeFrom="page">
                <wp:posOffset>0</wp:posOffset>
              </wp:positionV>
              <wp:extent cx="0" cy="10058400"/>
              <wp:effectExtent l="11430" t="9525" r="7620" b="952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1D4C6C81">
            <v:line id="LeftBorder1"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3.6pt,0" to="-3.6pt,11in" w14:anchorId="21E2B8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6B9"/>
    <w:multiLevelType w:val="hybridMultilevel"/>
    <w:tmpl w:val="9012AF5A"/>
    <w:lvl w:ilvl="0" w:tplc="26B6801E">
      <w:start w:val="3"/>
      <w:numFmt w:val="upp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A714E99"/>
    <w:multiLevelType w:val="hybridMultilevel"/>
    <w:tmpl w:val="E6B2E6EA"/>
    <w:lvl w:ilvl="0" w:tplc="1FC63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9903EB"/>
    <w:multiLevelType w:val="hybridMultilevel"/>
    <w:tmpl w:val="84D8C780"/>
    <w:lvl w:ilvl="0" w:tplc="07BC3930">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35926"/>
    <w:multiLevelType w:val="singleLevel"/>
    <w:tmpl w:val="437C81DE"/>
    <w:lvl w:ilvl="0">
      <w:start w:val="1"/>
      <w:numFmt w:val="decimal"/>
      <w:lvlText w:val="%1."/>
      <w:lvlJc w:val="left"/>
      <w:pPr>
        <w:tabs>
          <w:tab w:val="num" w:pos="720"/>
        </w:tabs>
        <w:ind w:left="720" w:hanging="720"/>
      </w:pPr>
      <w:rPr>
        <w:b w:val="0"/>
        <w:i w:val="0"/>
      </w:rPr>
    </w:lvl>
  </w:abstractNum>
  <w:abstractNum w:abstractNumId="4" w15:restartNumberingAfterBreak="0">
    <w:nsid w:val="6D9250CD"/>
    <w:multiLevelType w:val="singleLevel"/>
    <w:tmpl w:val="075832DE"/>
    <w:lvl w:ilvl="0">
      <w:start w:val="1"/>
      <w:numFmt w:val="decimal"/>
      <w:lvlText w:val="%1."/>
      <w:lvlJc w:val="left"/>
      <w:pPr>
        <w:tabs>
          <w:tab w:val="num" w:pos="720"/>
        </w:tabs>
        <w:ind w:left="720" w:hanging="720"/>
      </w:pPr>
      <w:rPr>
        <w:b w:val="0"/>
        <w:i w:val="0"/>
      </w:rPr>
    </w:lvl>
  </w:abstractNum>
  <w:num w:numId="1" w16cid:durableId="1379277091">
    <w:abstractNumId w:val="0"/>
  </w:num>
  <w:num w:numId="2" w16cid:durableId="2006124120">
    <w:abstractNumId w:val="3"/>
  </w:num>
  <w:num w:numId="3" w16cid:durableId="1071121755">
    <w:abstractNumId w:val="4"/>
  </w:num>
  <w:num w:numId="4" w16cid:durableId="1745224260">
    <w:abstractNumId w:val="1"/>
  </w:num>
  <w:num w:numId="5" w16cid:durableId="10716612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e Li">
    <w15:presenceInfo w15:providerId="AD" w15:userId="S::jessie@tsonglawg.onmicrosoft.com::382bb4f6-ccbc-45fb-83fa-82e0ae262e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revisionView w:markup="0"/>
  <w:trackRevisions/>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1"/>
    <w:docVar w:name="CourtName" w:val="IN THE SUPERIOR COURT OF THE STATE OF CALIFORNIA_x000d__x000a_COUNTY OF _________"/>
    <w:docVar w:name="FirmInFtr" w:val="0"/>
    <w:docVar w:name="FirmInSigBlkStyle" w:val="0"/>
    <w:docVar w:name="FirstLineNum" w:val="1"/>
    <w:docVar w:name="FirstPleadingLine" w:val="1"/>
    <w:docVar w:name="Font" w:val="Times New Roman"/>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 "/>
    <w:docVar w:name="SummaryInFtr" w:val="-1"/>
  </w:docVars>
  <w:rsids>
    <w:rsidRoot w:val="00AE7A2A"/>
    <w:rsid w:val="000032E0"/>
    <w:rsid w:val="000048AF"/>
    <w:rsid w:val="00005E92"/>
    <w:rsid w:val="00013245"/>
    <w:rsid w:val="00014F6E"/>
    <w:rsid w:val="00025DE4"/>
    <w:rsid w:val="0003576E"/>
    <w:rsid w:val="000360EB"/>
    <w:rsid w:val="00042221"/>
    <w:rsid w:val="00047B3A"/>
    <w:rsid w:val="00047FCD"/>
    <w:rsid w:val="00054B63"/>
    <w:rsid w:val="000565C8"/>
    <w:rsid w:val="00061FBA"/>
    <w:rsid w:val="000629F6"/>
    <w:rsid w:val="00064B7B"/>
    <w:rsid w:val="00066DB8"/>
    <w:rsid w:val="0006761D"/>
    <w:rsid w:val="00067CF0"/>
    <w:rsid w:val="00071709"/>
    <w:rsid w:val="000719B1"/>
    <w:rsid w:val="00072149"/>
    <w:rsid w:val="00074C28"/>
    <w:rsid w:val="000759B1"/>
    <w:rsid w:val="000760BB"/>
    <w:rsid w:val="00076CC7"/>
    <w:rsid w:val="0008192B"/>
    <w:rsid w:val="00081ABD"/>
    <w:rsid w:val="000844D4"/>
    <w:rsid w:val="000879CF"/>
    <w:rsid w:val="000903D2"/>
    <w:rsid w:val="00090B68"/>
    <w:rsid w:val="0009382C"/>
    <w:rsid w:val="00093B13"/>
    <w:rsid w:val="0009619D"/>
    <w:rsid w:val="000A5755"/>
    <w:rsid w:val="000A6522"/>
    <w:rsid w:val="000C2E0A"/>
    <w:rsid w:val="000C33EE"/>
    <w:rsid w:val="000C485B"/>
    <w:rsid w:val="000C4E3C"/>
    <w:rsid w:val="000E48EE"/>
    <w:rsid w:val="000E4A58"/>
    <w:rsid w:val="000E7301"/>
    <w:rsid w:val="000F2E29"/>
    <w:rsid w:val="00103EC8"/>
    <w:rsid w:val="00106E70"/>
    <w:rsid w:val="001116A5"/>
    <w:rsid w:val="00120D81"/>
    <w:rsid w:val="00126225"/>
    <w:rsid w:val="00131EA5"/>
    <w:rsid w:val="00141001"/>
    <w:rsid w:val="00141D54"/>
    <w:rsid w:val="0014210E"/>
    <w:rsid w:val="00142D2A"/>
    <w:rsid w:val="00143BFB"/>
    <w:rsid w:val="00144E4A"/>
    <w:rsid w:val="00151729"/>
    <w:rsid w:val="0015191A"/>
    <w:rsid w:val="00161B1D"/>
    <w:rsid w:val="001632AD"/>
    <w:rsid w:val="00170547"/>
    <w:rsid w:val="00173FC3"/>
    <w:rsid w:val="00182F7C"/>
    <w:rsid w:val="00184775"/>
    <w:rsid w:val="00184E36"/>
    <w:rsid w:val="00186AB5"/>
    <w:rsid w:val="00187243"/>
    <w:rsid w:val="00196AB7"/>
    <w:rsid w:val="00196DBF"/>
    <w:rsid w:val="001A02A3"/>
    <w:rsid w:val="001A47BA"/>
    <w:rsid w:val="001A7D46"/>
    <w:rsid w:val="001B0F77"/>
    <w:rsid w:val="001B129A"/>
    <w:rsid w:val="001B2019"/>
    <w:rsid w:val="001B31FE"/>
    <w:rsid w:val="001B38F8"/>
    <w:rsid w:val="001B51B8"/>
    <w:rsid w:val="001B7011"/>
    <w:rsid w:val="001B730F"/>
    <w:rsid w:val="001C29DC"/>
    <w:rsid w:val="001C34EE"/>
    <w:rsid w:val="001C6028"/>
    <w:rsid w:val="001D1827"/>
    <w:rsid w:val="001D2EC3"/>
    <w:rsid w:val="001D529A"/>
    <w:rsid w:val="001D5308"/>
    <w:rsid w:val="001E09EF"/>
    <w:rsid w:val="001E1178"/>
    <w:rsid w:val="001E48C9"/>
    <w:rsid w:val="001E5B82"/>
    <w:rsid w:val="001E67C7"/>
    <w:rsid w:val="001F0483"/>
    <w:rsid w:val="001F14D7"/>
    <w:rsid w:val="001F3686"/>
    <w:rsid w:val="001F48C7"/>
    <w:rsid w:val="001F4A93"/>
    <w:rsid w:val="001F6549"/>
    <w:rsid w:val="00202248"/>
    <w:rsid w:val="002028C2"/>
    <w:rsid w:val="00203C2E"/>
    <w:rsid w:val="0020491C"/>
    <w:rsid w:val="002055B6"/>
    <w:rsid w:val="0020747B"/>
    <w:rsid w:val="00210073"/>
    <w:rsid w:val="00212707"/>
    <w:rsid w:val="002129E7"/>
    <w:rsid w:val="002137FF"/>
    <w:rsid w:val="002236F4"/>
    <w:rsid w:val="00225D21"/>
    <w:rsid w:val="00227A26"/>
    <w:rsid w:val="00227A59"/>
    <w:rsid w:val="0023337D"/>
    <w:rsid w:val="00237548"/>
    <w:rsid w:val="002463F1"/>
    <w:rsid w:val="00246ACD"/>
    <w:rsid w:val="00247F5B"/>
    <w:rsid w:val="00253329"/>
    <w:rsid w:val="00256311"/>
    <w:rsid w:val="00265D55"/>
    <w:rsid w:val="002661C8"/>
    <w:rsid w:val="0027103F"/>
    <w:rsid w:val="00282162"/>
    <w:rsid w:val="00283C1D"/>
    <w:rsid w:val="00285B69"/>
    <w:rsid w:val="00286FDF"/>
    <w:rsid w:val="00292D8D"/>
    <w:rsid w:val="0029439F"/>
    <w:rsid w:val="002A22E1"/>
    <w:rsid w:val="002A3EAB"/>
    <w:rsid w:val="002A5B93"/>
    <w:rsid w:val="002A6A3C"/>
    <w:rsid w:val="002C1C75"/>
    <w:rsid w:val="002C6293"/>
    <w:rsid w:val="002C7A94"/>
    <w:rsid w:val="002D1CE7"/>
    <w:rsid w:val="002D2E74"/>
    <w:rsid w:val="002D3132"/>
    <w:rsid w:val="002D3D3A"/>
    <w:rsid w:val="002D4536"/>
    <w:rsid w:val="002D6D38"/>
    <w:rsid w:val="002D721A"/>
    <w:rsid w:val="002E48A1"/>
    <w:rsid w:val="002E6D84"/>
    <w:rsid w:val="002E71AE"/>
    <w:rsid w:val="002F4B48"/>
    <w:rsid w:val="003046C7"/>
    <w:rsid w:val="00310B89"/>
    <w:rsid w:val="00311488"/>
    <w:rsid w:val="00312C6F"/>
    <w:rsid w:val="003139DF"/>
    <w:rsid w:val="003154A2"/>
    <w:rsid w:val="00315F20"/>
    <w:rsid w:val="003169F7"/>
    <w:rsid w:val="00316B44"/>
    <w:rsid w:val="00326FE3"/>
    <w:rsid w:val="0033050E"/>
    <w:rsid w:val="0033172F"/>
    <w:rsid w:val="00335383"/>
    <w:rsid w:val="00336ECD"/>
    <w:rsid w:val="00342824"/>
    <w:rsid w:val="00343810"/>
    <w:rsid w:val="00344FBA"/>
    <w:rsid w:val="003451A3"/>
    <w:rsid w:val="003470AD"/>
    <w:rsid w:val="00351EF8"/>
    <w:rsid w:val="003551EF"/>
    <w:rsid w:val="0035574F"/>
    <w:rsid w:val="00355D66"/>
    <w:rsid w:val="003631F5"/>
    <w:rsid w:val="00364433"/>
    <w:rsid w:val="00367482"/>
    <w:rsid w:val="0037179F"/>
    <w:rsid w:val="00371CE8"/>
    <w:rsid w:val="00374C42"/>
    <w:rsid w:val="00375926"/>
    <w:rsid w:val="00380453"/>
    <w:rsid w:val="00380B71"/>
    <w:rsid w:val="00382C07"/>
    <w:rsid w:val="00384990"/>
    <w:rsid w:val="00386634"/>
    <w:rsid w:val="003870B1"/>
    <w:rsid w:val="00390DCE"/>
    <w:rsid w:val="003A0078"/>
    <w:rsid w:val="003A4A85"/>
    <w:rsid w:val="003A5E65"/>
    <w:rsid w:val="003A606E"/>
    <w:rsid w:val="003A6B47"/>
    <w:rsid w:val="003B0FCE"/>
    <w:rsid w:val="003B496E"/>
    <w:rsid w:val="003C5354"/>
    <w:rsid w:val="003D4AE4"/>
    <w:rsid w:val="003D7113"/>
    <w:rsid w:val="003E40DA"/>
    <w:rsid w:val="003F0ACB"/>
    <w:rsid w:val="003F33A2"/>
    <w:rsid w:val="004051A4"/>
    <w:rsid w:val="00414BED"/>
    <w:rsid w:val="00415479"/>
    <w:rsid w:val="0041799A"/>
    <w:rsid w:val="00422641"/>
    <w:rsid w:val="0042367D"/>
    <w:rsid w:val="004239FA"/>
    <w:rsid w:val="00423B07"/>
    <w:rsid w:val="0042605E"/>
    <w:rsid w:val="00431C27"/>
    <w:rsid w:val="00432B4C"/>
    <w:rsid w:val="00436B32"/>
    <w:rsid w:val="004378F3"/>
    <w:rsid w:val="00442CDC"/>
    <w:rsid w:val="004463BA"/>
    <w:rsid w:val="00447096"/>
    <w:rsid w:val="00455811"/>
    <w:rsid w:val="00455B99"/>
    <w:rsid w:val="00457788"/>
    <w:rsid w:val="00460474"/>
    <w:rsid w:val="00461AA3"/>
    <w:rsid w:val="00461AAE"/>
    <w:rsid w:val="00461C78"/>
    <w:rsid w:val="004647EF"/>
    <w:rsid w:val="00471A6F"/>
    <w:rsid w:val="0047425D"/>
    <w:rsid w:val="00477DFC"/>
    <w:rsid w:val="00480786"/>
    <w:rsid w:val="00480EB5"/>
    <w:rsid w:val="00482180"/>
    <w:rsid w:val="00484ED0"/>
    <w:rsid w:val="004918A9"/>
    <w:rsid w:val="00495ECE"/>
    <w:rsid w:val="004A5B24"/>
    <w:rsid w:val="004A7673"/>
    <w:rsid w:val="004B0E78"/>
    <w:rsid w:val="004B2603"/>
    <w:rsid w:val="004C09A9"/>
    <w:rsid w:val="004C0F24"/>
    <w:rsid w:val="004C3BF2"/>
    <w:rsid w:val="004C6E9B"/>
    <w:rsid w:val="004C70C4"/>
    <w:rsid w:val="004D04AF"/>
    <w:rsid w:val="004D362E"/>
    <w:rsid w:val="004D60E1"/>
    <w:rsid w:val="004D6353"/>
    <w:rsid w:val="004E0EDA"/>
    <w:rsid w:val="004E20BB"/>
    <w:rsid w:val="004E4C24"/>
    <w:rsid w:val="004E5C2E"/>
    <w:rsid w:val="004E728A"/>
    <w:rsid w:val="004E76CF"/>
    <w:rsid w:val="004F0BD2"/>
    <w:rsid w:val="004F0DAB"/>
    <w:rsid w:val="004F2105"/>
    <w:rsid w:val="004F290E"/>
    <w:rsid w:val="004F3568"/>
    <w:rsid w:val="004F40DD"/>
    <w:rsid w:val="00501E2E"/>
    <w:rsid w:val="00502252"/>
    <w:rsid w:val="005032A7"/>
    <w:rsid w:val="00512952"/>
    <w:rsid w:val="00515CF0"/>
    <w:rsid w:val="00516C0E"/>
    <w:rsid w:val="00520F9B"/>
    <w:rsid w:val="00523CD5"/>
    <w:rsid w:val="00524B21"/>
    <w:rsid w:val="00525CBD"/>
    <w:rsid w:val="005272D2"/>
    <w:rsid w:val="00530AE3"/>
    <w:rsid w:val="0053454E"/>
    <w:rsid w:val="00537008"/>
    <w:rsid w:val="00546AB0"/>
    <w:rsid w:val="00546E87"/>
    <w:rsid w:val="00562CA6"/>
    <w:rsid w:val="00563C27"/>
    <w:rsid w:val="00565454"/>
    <w:rsid w:val="005701C4"/>
    <w:rsid w:val="00572CE2"/>
    <w:rsid w:val="005736FF"/>
    <w:rsid w:val="00575BE8"/>
    <w:rsid w:val="00577967"/>
    <w:rsid w:val="005851EB"/>
    <w:rsid w:val="00590721"/>
    <w:rsid w:val="005911B9"/>
    <w:rsid w:val="00591522"/>
    <w:rsid w:val="00595D9A"/>
    <w:rsid w:val="0059627B"/>
    <w:rsid w:val="0059747C"/>
    <w:rsid w:val="005A45CC"/>
    <w:rsid w:val="005A60E7"/>
    <w:rsid w:val="005B1FFD"/>
    <w:rsid w:val="005B3A9B"/>
    <w:rsid w:val="005C3294"/>
    <w:rsid w:val="005C65FC"/>
    <w:rsid w:val="005D331D"/>
    <w:rsid w:val="005D502B"/>
    <w:rsid w:val="005D680F"/>
    <w:rsid w:val="005E5DCA"/>
    <w:rsid w:val="005E6601"/>
    <w:rsid w:val="005F079F"/>
    <w:rsid w:val="005F127A"/>
    <w:rsid w:val="005F33E9"/>
    <w:rsid w:val="005F430B"/>
    <w:rsid w:val="00601089"/>
    <w:rsid w:val="00610F2D"/>
    <w:rsid w:val="00615306"/>
    <w:rsid w:val="0061682F"/>
    <w:rsid w:val="00620405"/>
    <w:rsid w:val="006210EB"/>
    <w:rsid w:val="006258F4"/>
    <w:rsid w:val="00634733"/>
    <w:rsid w:val="00634A2A"/>
    <w:rsid w:val="006403AA"/>
    <w:rsid w:val="0064077D"/>
    <w:rsid w:val="006449AE"/>
    <w:rsid w:val="00645401"/>
    <w:rsid w:val="0064587C"/>
    <w:rsid w:val="0065006E"/>
    <w:rsid w:val="00651148"/>
    <w:rsid w:val="006545B6"/>
    <w:rsid w:val="006601B8"/>
    <w:rsid w:val="00660586"/>
    <w:rsid w:val="0068324B"/>
    <w:rsid w:val="00687C63"/>
    <w:rsid w:val="00690A6B"/>
    <w:rsid w:val="006A33CE"/>
    <w:rsid w:val="006A7B82"/>
    <w:rsid w:val="006B3191"/>
    <w:rsid w:val="006B581C"/>
    <w:rsid w:val="006B7B51"/>
    <w:rsid w:val="006C14FE"/>
    <w:rsid w:val="006C2E9A"/>
    <w:rsid w:val="006C4536"/>
    <w:rsid w:val="006C5059"/>
    <w:rsid w:val="006C72BC"/>
    <w:rsid w:val="006D1B14"/>
    <w:rsid w:val="006D1CA9"/>
    <w:rsid w:val="006D2AAA"/>
    <w:rsid w:val="006D4E61"/>
    <w:rsid w:val="006D6394"/>
    <w:rsid w:val="006E0117"/>
    <w:rsid w:val="006E23A9"/>
    <w:rsid w:val="006E3509"/>
    <w:rsid w:val="006E3F42"/>
    <w:rsid w:val="006E7825"/>
    <w:rsid w:val="006F3263"/>
    <w:rsid w:val="006F349A"/>
    <w:rsid w:val="006F4A1F"/>
    <w:rsid w:val="0070241D"/>
    <w:rsid w:val="007069E6"/>
    <w:rsid w:val="007106F0"/>
    <w:rsid w:val="00720271"/>
    <w:rsid w:val="00721117"/>
    <w:rsid w:val="007213E2"/>
    <w:rsid w:val="00722156"/>
    <w:rsid w:val="00727099"/>
    <w:rsid w:val="00734601"/>
    <w:rsid w:val="00737D77"/>
    <w:rsid w:val="00744FA4"/>
    <w:rsid w:val="007465F1"/>
    <w:rsid w:val="007527C1"/>
    <w:rsid w:val="007559A1"/>
    <w:rsid w:val="0076187D"/>
    <w:rsid w:val="00771A09"/>
    <w:rsid w:val="00772846"/>
    <w:rsid w:val="007757BC"/>
    <w:rsid w:val="007800BE"/>
    <w:rsid w:val="00782717"/>
    <w:rsid w:val="007832F1"/>
    <w:rsid w:val="00786086"/>
    <w:rsid w:val="00787BB0"/>
    <w:rsid w:val="00792025"/>
    <w:rsid w:val="007A075B"/>
    <w:rsid w:val="007A3B56"/>
    <w:rsid w:val="007A4457"/>
    <w:rsid w:val="007A46A8"/>
    <w:rsid w:val="007A504A"/>
    <w:rsid w:val="007A6EA4"/>
    <w:rsid w:val="007B0EED"/>
    <w:rsid w:val="007B10E2"/>
    <w:rsid w:val="007B295A"/>
    <w:rsid w:val="007B2A1A"/>
    <w:rsid w:val="007B2AAA"/>
    <w:rsid w:val="007B3275"/>
    <w:rsid w:val="007B40F6"/>
    <w:rsid w:val="007B59B1"/>
    <w:rsid w:val="007C24A6"/>
    <w:rsid w:val="007D154A"/>
    <w:rsid w:val="007D52AE"/>
    <w:rsid w:val="007D5E68"/>
    <w:rsid w:val="007D6619"/>
    <w:rsid w:val="007D6925"/>
    <w:rsid w:val="007E0AC4"/>
    <w:rsid w:val="007E6DDE"/>
    <w:rsid w:val="007E7DFF"/>
    <w:rsid w:val="007E7E00"/>
    <w:rsid w:val="007F2E0A"/>
    <w:rsid w:val="007F4A43"/>
    <w:rsid w:val="007F7D81"/>
    <w:rsid w:val="007F7DB3"/>
    <w:rsid w:val="00802E4B"/>
    <w:rsid w:val="008034B9"/>
    <w:rsid w:val="00812088"/>
    <w:rsid w:val="00817C92"/>
    <w:rsid w:val="00821456"/>
    <w:rsid w:val="00825586"/>
    <w:rsid w:val="00827435"/>
    <w:rsid w:val="00827ABE"/>
    <w:rsid w:val="008370B3"/>
    <w:rsid w:val="008403D3"/>
    <w:rsid w:val="0085367B"/>
    <w:rsid w:val="00855946"/>
    <w:rsid w:val="00861D3F"/>
    <w:rsid w:val="0086254D"/>
    <w:rsid w:val="008677BF"/>
    <w:rsid w:val="00870768"/>
    <w:rsid w:val="00870DE7"/>
    <w:rsid w:val="00871708"/>
    <w:rsid w:val="00872CC4"/>
    <w:rsid w:val="00874840"/>
    <w:rsid w:val="00877E8E"/>
    <w:rsid w:val="008813E3"/>
    <w:rsid w:val="008816EA"/>
    <w:rsid w:val="00884AAA"/>
    <w:rsid w:val="0088797F"/>
    <w:rsid w:val="00896911"/>
    <w:rsid w:val="00896E34"/>
    <w:rsid w:val="008A2AAB"/>
    <w:rsid w:val="008A6AA4"/>
    <w:rsid w:val="008B1386"/>
    <w:rsid w:val="008B1BD3"/>
    <w:rsid w:val="008B25A2"/>
    <w:rsid w:val="008B510A"/>
    <w:rsid w:val="008C2DAA"/>
    <w:rsid w:val="008D0042"/>
    <w:rsid w:val="008E2365"/>
    <w:rsid w:val="008E44CB"/>
    <w:rsid w:val="008E699D"/>
    <w:rsid w:val="008F0190"/>
    <w:rsid w:val="008F0674"/>
    <w:rsid w:val="008F3D5D"/>
    <w:rsid w:val="008F7D53"/>
    <w:rsid w:val="008F7E43"/>
    <w:rsid w:val="009056CE"/>
    <w:rsid w:val="00906BE9"/>
    <w:rsid w:val="00906C9C"/>
    <w:rsid w:val="009134A4"/>
    <w:rsid w:val="00920302"/>
    <w:rsid w:val="00923F38"/>
    <w:rsid w:val="00934D6E"/>
    <w:rsid w:val="00941EEE"/>
    <w:rsid w:val="00944112"/>
    <w:rsid w:val="00947ECE"/>
    <w:rsid w:val="00947F95"/>
    <w:rsid w:val="0095567A"/>
    <w:rsid w:val="00956904"/>
    <w:rsid w:val="00960AE0"/>
    <w:rsid w:val="00963B00"/>
    <w:rsid w:val="00966B04"/>
    <w:rsid w:val="00976126"/>
    <w:rsid w:val="00981241"/>
    <w:rsid w:val="009828C5"/>
    <w:rsid w:val="009829B0"/>
    <w:rsid w:val="00987170"/>
    <w:rsid w:val="009906C0"/>
    <w:rsid w:val="00991B3B"/>
    <w:rsid w:val="00991B43"/>
    <w:rsid w:val="00995181"/>
    <w:rsid w:val="0099592C"/>
    <w:rsid w:val="00997A89"/>
    <w:rsid w:val="009A0900"/>
    <w:rsid w:val="009A0FA5"/>
    <w:rsid w:val="009A7449"/>
    <w:rsid w:val="009B0DE3"/>
    <w:rsid w:val="009B5885"/>
    <w:rsid w:val="009B6F90"/>
    <w:rsid w:val="009B76C9"/>
    <w:rsid w:val="009B7970"/>
    <w:rsid w:val="009C0370"/>
    <w:rsid w:val="009C1639"/>
    <w:rsid w:val="009C589B"/>
    <w:rsid w:val="009C710D"/>
    <w:rsid w:val="009C7DC2"/>
    <w:rsid w:val="009D3728"/>
    <w:rsid w:val="009D572E"/>
    <w:rsid w:val="009D5C50"/>
    <w:rsid w:val="009D73AE"/>
    <w:rsid w:val="009E13D3"/>
    <w:rsid w:val="009F6E65"/>
    <w:rsid w:val="009F7038"/>
    <w:rsid w:val="00A02A12"/>
    <w:rsid w:val="00A0348F"/>
    <w:rsid w:val="00A037AF"/>
    <w:rsid w:val="00A04729"/>
    <w:rsid w:val="00A12AA7"/>
    <w:rsid w:val="00A14BAE"/>
    <w:rsid w:val="00A16C57"/>
    <w:rsid w:val="00A1719B"/>
    <w:rsid w:val="00A24485"/>
    <w:rsid w:val="00A263A3"/>
    <w:rsid w:val="00A26D6C"/>
    <w:rsid w:val="00A30F74"/>
    <w:rsid w:val="00A33550"/>
    <w:rsid w:val="00A350F0"/>
    <w:rsid w:val="00A408A8"/>
    <w:rsid w:val="00A41F8D"/>
    <w:rsid w:val="00A43DDB"/>
    <w:rsid w:val="00A44A18"/>
    <w:rsid w:val="00A46ECC"/>
    <w:rsid w:val="00A522BB"/>
    <w:rsid w:val="00A522DB"/>
    <w:rsid w:val="00A62218"/>
    <w:rsid w:val="00A64133"/>
    <w:rsid w:val="00A67DD7"/>
    <w:rsid w:val="00A74E3D"/>
    <w:rsid w:val="00A8465F"/>
    <w:rsid w:val="00A867C6"/>
    <w:rsid w:val="00A908E2"/>
    <w:rsid w:val="00A93049"/>
    <w:rsid w:val="00A976F8"/>
    <w:rsid w:val="00AA089C"/>
    <w:rsid w:val="00AA472E"/>
    <w:rsid w:val="00AA4ACB"/>
    <w:rsid w:val="00AA5473"/>
    <w:rsid w:val="00AB24D6"/>
    <w:rsid w:val="00AB2690"/>
    <w:rsid w:val="00AC3429"/>
    <w:rsid w:val="00AC5191"/>
    <w:rsid w:val="00AC6F95"/>
    <w:rsid w:val="00AD002A"/>
    <w:rsid w:val="00AD0B4D"/>
    <w:rsid w:val="00AD1ECD"/>
    <w:rsid w:val="00AD2D18"/>
    <w:rsid w:val="00AD5CA9"/>
    <w:rsid w:val="00AD62F1"/>
    <w:rsid w:val="00AD643E"/>
    <w:rsid w:val="00AE1753"/>
    <w:rsid w:val="00AE7A2A"/>
    <w:rsid w:val="00AF00FE"/>
    <w:rsid w:val="00AF46D5"/>
    <w:rsid w:val="00B0109B"/>
    <w:rsid w:val="00B01B71"/>
    <w:rsid w:val="00B02336"/>
    <w:rsid w:val="00B038A3"/>
    <w:rsid w:val="00B041ED"/>
    <w:rsid w:val="00B05036"/>
    <w:rsid w:val="00B05309"/>
    <w:rsid w:val="00B057BF"/>
    <w:rsid w:val="00B10739"/>
    <w:rsid w:val="00B11528"/>
    <w:rsid w:val="00B128E5"/>
    <w:rsid w:val="00B13C1C"/>
    <w:rsid w:val="00B13DE0"/>
    <w:rsid w:val="00B22079"/>
    <w:rsid w:val="00B228D3"/>
    <w:rsid w:val="00B26C27"/>
    <w:rsid w:val="00B27E6B"/>
    <w:rsid w:val="00B320EE"/>
    <w:rsid w:val="00B3526B"/>
    <w:rsid w:val="00B35824"/>
    <w:rsid w:val="00B3665F"/>
    <w:rsid w:val="00B37B09"/>
    <w:rsid w:val="00B40F9A"/>
    <w:rsid w:val="00B45853"/>
    <w:rsid w:val="00B532A7"/>
    <w:rsid w:val="00B5379D"/>
    <w:rsid w:val="00B53EF4"/>
    <w:rsid w:val="00B5400C"/>
    <w:rsid w:val="00B54394"/>
    <w:rsid w:val="00B56125"/>
    <w:rsid w:val="00B56417"/>
    <w:rsid w:val="00B60CAF"/>
    <w:rsid w:val="00B636B3"/>
    <w:rsid w:val="00B63AA2"/>
    <w:rsid w:val="00B65820"/>
    <w:rsid w:val="00B6616E"/>
    <w:rsid w:val="00B675BD"/>
    <w:rsid w:val="00B74A8B"/>
    <w:rsid w:val="00B80BCA"/>
    <w:rsid w:val="00B86EA3"/>
    <w:rsid w:val="00B87C65"/>
    <w:rsid w:val="00B90BAC"/>
    <w:rsid w:val="00B950F1"/>
    <w:rsid w:val="00BA1F90"/>
    <w:rsid w:val="00BA2AE9"/>
    <w:rsid w:val="00BA2B64"/>
    <w:rsid w:val="00BA7CE3"/>
    <w:rsid w:val="00BB2C28"/>
    <w:rsid w:val="00BB4D5F"/>
    <w:rsid w:val="00BC06B2"/>
    <w:rsid w:val="00BC13F0"/>
    <w:rsid w:val="00BC7198"/>
    <w:rsid w:val="00BD5DC4"/>
    <w:rsid w:val="00BE3808"/>
    <w:rsid w:val="00BF5931"/>
    <w:rsid w:val="00BF660F"/>
    <w:rsid w:val="00BF6D24"/>
    <w:rsid w:val="00BF7F3B"/>
    <w:rsid w:val="00C021E0"/>
    <w:rsid w:val="00C03F66"/>
    <w:rsid w:val="00C053E8"/>
    <w:rsid w:val="00C05DBE"/>
    <w:rsid w:val="00C10EB4"/>
    <w:rsid w:val="00C165E0"/>
    <w:rsid w:val="00C177C0"/>
    <w:rsid w:val="00C226CE"/>
    <w:rsid w:val="00C227FF"/>
    <w:rsid w:val="00C23F1A"/>
    <w:rsid w:val="00C25DAD"/>
    <w:rsid w:val="00C2631D"/>
    <w:rsid w:val="00C279EB"/>
    <w:rsid w:val="00C27A86"/>
    <w:rsid w:val="00C31F05"/>
    <w:rsid w:val="00C35DA8"/>
    <w:rsid w:val="00C55366"/>
    <w:rsid w:val="00C60132"/>
    <w:rsid w:val="00C622DF"/>
    <w:rsid w:val="00C65F02"/>
    <w:rsid w:val="00C6746A"/>
    <w:rsid w:val="00C67606"/>
    <w:rsid w:val="00C75765"/>
    <w:rsid w:val="00C76AE6"/>
    <w:rsid w:val="00C77BD4"/>
    <w:rsid w:val="00C85AA7"/>
    <w:rsid w:val="00C92C58"/>
    <w:rsid w:val="00C9472C"/>
    <w:rsid w:val="00CA454C"/>
    <w:rsid w:val="00CA5361"/>
    <w:rsid w:val="00CA6259"/>
    <w:rsid w:val="00CA6B10"/>
    <w:rsid w:val="00CA7948"/>
    <w:rsid w:val="00CB02C3"/>
    <w:rsid w:val="00CB1B30"/>
    <w:rsid w:val="00CB2421"/>
    <w:rsid w:val="00CC1018"/>
    <w:rsid w:val="00CC1E42"/>
    <w:rsid w:val="00CC68C3"/>
    <w:rsid w:val="00CC7307"/>
    <w:rsid w:val="00CD3533"/>
    <w:rsid w:val="00CD3936"/>
    <w:rsid w:val="00CD4586"/>
    <w:rsid w:val="00CD5AEC"/>
    <w:rsid w:val="00CD6663"/>
    <w:rsid w:val="00CD6ABC"/>
    <w:rsid w:val="00CD7DF4"/>
    <w:rsid w:val="00CD7E44"/>
    <w:rsid w:val="00CE60C1"/>
    <w:rsid w:val="00CE7EDB"/>
    <w:rsid w:val="00CF0B03"/>
    <w:rsid w:val="00CF140E"/>
    <w:rsid w:val="00CF21A3"/>
    <w:rsid w:val="00CF5591"/>
    <w:rsid w:val="00CF7425"/>
    <w:rsid w:val="00D01E96"/>
    <w:rsid w:val="00D03DED"/>
    <w:rsid w:val="00D05CD4"/>
    <w:rsid w:val="00D11C7E"/>
    <w:rsid w:val="00D15454"/>
    <w:rsid w:val="00D15D76"/>
    <w:rsid w:val="00D23273"/>
    <w:rsid w:val="00D24487"/>
    <w:rsid w:val="00D25533"/>
    <w:rsid w:val="00D324F6"/>
    <w:rsid w:val="00D35077"/>
    <w:rsid w:val="00D35D9B"/>
    <w:rsid w:val="00D44C1F"/>
    <w:rsid w:val="00D44F6B"/>
    <w:rsid w:val="00D473F3"/>
    <w:rsid w:val="00D502CB"/>
    <w:rsid w:val="00D52B6C"/>
    <w:rsid w:val="00D53431"/>
    <w:rsid w:val="00D578FC"/>
    <w:rsid w:val="00D61CA3"/>
    <w:rsid w:val="00D6205B"/>
    <w:rsid w:val="00D638A9"/>
    <w:rsid w:val="00D65EFB"/>
    <w:rsid w:val="00D71759"/>
    <w:rsid w:val="00D7384B"/>
    <w:rsid w:val="00D83BBE"/>
    <w:rsid w:val="00D8543A"/>
    <w:rsid w:val="00D873F9"/>
    <w:rsid w:val="00D94AB5"/>
    <w:rsid w:val="00D9572C"/>
    <w:rsid w:val="00D9621F"/>
    <w:rsid w:val="00D96E33"/>
    <w:rsid w:val="00DA1ADE"/>
    <w:rsid w:val="00DA2BBB"/>
    <w:rsid w:val="00DA4374"/>
    <w:rsid w:val="00DA56EA"/>
    <w:rsid w:val="00DA7C98"/>
    <w:rsid w:val="00DB2FE4"/>
    <w:rsid w:val="00DB3488"/>
    <w:rsid w:val="00DB46F5"/>
    <w:rsid w:val="00DB5F0A"/>
    <w:rsid w:val="00DC0315"/>
    <w:rsid w:val="00DC1E88"/>
    <w:rsid w:val="00DC2469"/>
    <w:rsid w:val="00DC4870"/>
    <w:rsid w:val="00DC5FCA"/>
    <w:rsid w:val="00DC7BB2"/>
    <w:rsid w:val="00DD1E0B"/>
    <w:rsid w:val="00DD2ECC"/>
    <w:rsid w:val="00DD35E2"/>
    <w:rsid w:val="00DD768A"/>
    <w:rsid w:val="00DE0F55"/>
    <w:rsid w:val="00DE1597"/>
    <w:rsid w:val="00DE1A9A"/>
    <w:rsid w:val="00DE31CC"/>
    <w:rsid w:val="00DE5E95"/>
    <w:rsid w:val="00DF0E3A"/>
    <w:rsid w:val="00DF206F"/>
    <w:rsid w:val="00DF2278"/>
    <w:rsid w:val="00DF313D"/>
    <w:rsid w:val="00DF5793"/>
    <w:rsid w:val="00E00CBA"/>
    <w:rsid w:val="00E0301B"/>
    <w:rsid w:val="00E06766"/>
    <w:rsid w:val="00E10807"/>
    <w:rsid w:val="00E16015"/>
    <w:rsid w:val="00E344C5"/>
    <w:rsid w:val="00E36BD6"/>
    <w:rsid w:val="00E379A0"/>
    <w:rsid w:val="00E402ED"/>
    <w:rsid w:val="00E41BB2"/>
    <w:rsid w:val="00E4229E"/>
    <w:rsid w:val="00E46B3D"/>
    <w:rsid w:val="00E50882"/>
    <w:rsid w:val="00E520DE"/>
    <w:rsid w:val="00E55606"/>
    <w:rsid w:val="00E559EC"/>
    <w:rsid w:val="00E6117D"/>
    <w:rsid w:val="00E61216"/>
    <w:rsid w:val="00E62C99"/>
    <w:rsid w:val="00E62FC3"/>
    <w:rsid w:val="00E71F56"/>
    <w:rsid w:val="00E73E26"/>
    <w:rsid w:val="00E90DC6"/>
    <w:rsid w:val="00E9126A"/>
    <w:rsid w:val="00E97AF0"/>
    <w:rsid w:val="00EA0863"/>
    <w:rsid w:val="00EA1C98"/>
    <w:rsid w:val="00EA1D80"/>
    <w:rsid w:val="00EA2740"/>
    <w:rsid w:val="00EA2B7B"/>
    <w:rsid w:val="00EA4097"/>
    <w:rsid w:val="00EB00CC"/>
    <w:rsid w:val="00EB1A5B"/>
    <w:rsid w:val="00EB2B38"/>
    <w:rsid w:val="00EB65E6"/>
    <w:rsid w:val="00EB7291"/>
    <w:rsid w:val="00EC0FAB"/>
    <w:rsid w:val="00EC5364"/>
    <w:rsid w:val="00EC730B"/>
    <w:rsid w:val="00ED09B3"/>
    <w:rsid w:val="00ED1555"/>
    <w:rsid w:val="00ED34E9"/>
    <w:rsid w:val="00ED34F4"/>
    <w:rsid w:val="00ED5102"/>
    <w:rsid w:val="00ED7E40"/>
    <w:rsid w:val="00EE00C1"/>
    <w:rsid w:val="00EE1268"/>
    <w:rsid w:val="00EE1D46"/>
    <w:rsid w:val="00EE2D9D"/>
    <w:rsid w:val="00EF10E3"/>
    <w:rsid w:val="00EF19BB"/>
    <w:rsid w:val="00EF3ABF"/>
    <w:rsid w:val="00F00481"/>
    <w:rsid w:val="00F00C7E"/>
    <w:rsid w:val="00F06DC1"/>
    <w:rsid w:val="00F10697"/>
    <w:rsid w:val="00F177DD"/>
    <w:rsid w:val="00F209DA"/>
    <w:rsid w:val="00F21525"/>
    <w:rsid w:val="00F2180B"/>
    <w:rsid w:val="00F41591"/>
    <w:rsid w:val="00F42410"/>
    <w:rsid w:val="00F42907"/>
    <w:rsid w:val="00F43661"/>
    <w:rsid w:val="00F57D82"/>
    <w:rsid w:val="00F57FE8"/>
    <w:rsid w:val="00F61F52"/>
    <w:rsid w:val="00F62334"/>
    <w:rsid w:val="00F624B9"/>
    <w:rsid w:val="00F62C16"/>
    <w:rsid w:val="00F63022"/>
    <w:rsid w:val="00F642E8"/>
    <w:rsid w:val="00F65848"/>
    <w:rsid w:val="00F67F4C"/>
    <w:rsid w:val="00F72711"/>
    <w:rsid w:val="00F745DE"/>
    <w:rsid w:val="00F861AD"/>
    <w:rsid w:val="00F90309"/>
    <w:rsid w:val="00F94558"/>
    <w:rsid w:val="00F947F3"/>
    <w:rsid w:val="00F96A9D"/>
    <w:rsid w:val="00FA1B69"/>
    <w:rsid w:val="00FA3ACC"/>
    <w:rsid w:val="00FA524B"/>
    <w:rsid w:val="00FA6C32"/>
    <w:rsid w:val="00FA7137"/>
    <w:rsid w:val="00FB409A"/>
    <w:rsid w:val="00FB5C2A"/>
    <w:rsid w:val="00FC1A54"/>
    <w:rsid w:val="00FC30A5"/>
    <w:rsid w:val="00FC3E9C"/>
    <w:rsid w:val="00FC451D"/>
    <w:rsid w:val="00FC6C08"/>
    <w:rsid w:val="00FD3607"/>
    <w:rsid w:val="00FD65FB"/>
    <w:rsid w:val="00FD7B21"/>
    <w:rsid w:val="00FF0AF7"/>
    <w:rsid w:val="00FF7DEE"/>
    <w:rsid w:val="017742FD"/>
    <w:rsid w:val="02018292"/>
    <w:rsid w:val="04ABD66C"/>
    <w:rsid w:val="05CD23CA"/>
    <w:rsid w:val="09C8B89E"/>
    <w:rsid w:val="0A630E6D"/>
    <w:rsid w:val="0C989EBB"/>
    <w:rsid w:val="0FAAEC80"/>
    <w:rsid w:val="0FFD6265"/>
    <w:rsid w:val="13630330"/>
    <w:rsid w:val="1654355E"/>
    <w:rsid w:val="16D64CEC"/>
    <w:rsid w:val="1A000AF6"/>
    <w:rsid w:val="2356700F"/>
    <w:rsid w:val="2D55BEA8"/>
    <w:rsid w:val="33199438"/>
    <w:rsid w:val="3460EE3E"/>
    <w:rsid w:val="34D08484"/>
    <w:rsid w:val="358E8C46"/>
    <w:rsid w:val="399D73DC"/>
    <w:rsid w:val="3B56FF6F"/>
    <w:rsid w:val="3E38DBB0"/>
    <w:rsid w:val="3E971B61"/>
    <w:rsid w:val="41DB5621"/>
    <w:rsid w:val="41FFA3A0"/>
    <w:rsid w:val="426FFE44"/>
    <w:rsid w:val="4388F74F"/>
    <w:rsid w:val="48408716"/>
    <w:rsid w:val="487E8D0F"/>
    <w:rsid w:val="4EF15CC9"/>
    <w:rsid w:val="53C479B7"/>
    <w:rsid w:val="53CB89EF"/>
    <w:rsid w:val="5BE5B7B3"/>
    <w:rsid w:val="5D973934"/>
    <w:rsid w:val="6179B64F"/>
    <w:rsid w:val="6485A63A"/>
    <w:rsid w:val="65A86C08"/>
    <w:rsid w:val="65FC7E2C"/>
    <w:rsid w:val="66DD0A0E"/>
    <w:rsid w:val="6C17A127"/>
    <w:rsid w:val="6EF95CF5"/>
    <w:rsid w:val="6F2F91C9"/>
    <w:rsid w:val="737EAB0D"/>
    <w:rsid w:val="74788FE3"/>
    <w:rsid w:val="753E9F35"/>
    <w:rsid w:val="77A0CAC5"/>
    <w:rsid w:val="788393D7"/>
    <w:rsid w:val="7B99FBD9"/>
    <w:rsid w:val="7E5360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6D73C"/>
  <w15:chartTrackingRefBased/>
  <w15:docId w15:val="{A8638226-6D85-42FF-86B1-9C9ED6E2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55" w:lineRule="exact"/>
    </w:pPr>
    <w:rPr>
      <w:sz w:val="18"/>
    </w:rPr>
  </w:style>
  <w:style w:type="paragraph" w:styleId="Heading1">
    <w:name w:val="heading 1"/>
    <w:basedOn w:val="Normal"/>
    <w:next w:val="Normal"/>
    <w:qFormat/>
    <w:pPr>
      <w:keepNext/>
      <w:spacing w:line="240" w:lineRule="auto"/>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2A5B93"/>
    <w:pPr>
      <w:ind w:left="720"/>
      <w:contextualSpacing/>
    </w:pPr>
  </w:style>
  <w:style w:type="paragraph" w:styleId="BalloonText">
    <w:name w:val="Balloon Text"/>
    <w:basedOn w:val="Normal"/>
    <w:link w:val="BalloonTextChar"/>
    <w:uiPriority w:val="99"/>
    <w:semiHidden/>
    <w:unhideWhenUsed/>
    <w:rsid w:val="00B10739"/>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10739"/>
    <w:rPr>
      <w:rFonts w:ascii="Segoe UI" w:hAnsi="Segoe UI" w:cs="Segoe UI"/>
      <w:sz w:val="18"/>
      <w:szCs w:val="18"/>
    </w:rPr>
  </w:style>
  <w:style w:type="paragraph" w:styleId="BodyText">
    <w:name w:val="Body Text"/>
    <w:basedOn w:val="Normal"/>
    <w:link w:val="BodyTextChar"/>
    <w:uiPriority w:val="99"/>
    <w:qFormat/>
    <w:rsid w:val="00D7384B"/>
    <w:pPr>
      <w:widowControl w:val="0"/>
      <w:spacing w:line="480" w:lineRule="exact"/>
      <w:ind w:firstLine="720"/>
    </w:pPr>
    <w:rPr>
      <w:sz w:val="24"/>
    </w:rPr>
  </w:style>
  <w:style w:type="character" w:customStyle="1" w:styleId="BodyTextChar">
    <w:name w:val="Body Text Char"/>
    <w:basedOn w:val="DefaultParagraphFont"/>
    <w:link w:val="BodyText"/>
    <w:uiPriority w:val="99"/>
    <w:rsid w:val="00D7384B"/>
    <w:rPr>
      <w:rFonts w:eastAsia="SimSun"/>
      <w:sz w:val="24"/>
    </w:rPr>
  </w:style>
  <w:style w:type="paragraph" w:customStyle="1" w:styleId="Style1">
    <w:name w:val="Style1"/>
    <w:basedOn w:val="Normal"/>
    <w:link w:val="Style1Char"/>
    <w:qFormat/>
    <w:rsid w:val="00D7384B"/>
    <w:pPr>
      <w:numPr>
        <w:numId w:val="5"/>
      </w:numPr>
      <w:ind w:left="0" w:firstLine="720"/>
    </w:pPr>
    <w:rPr>
      <w:sz w:val="24"/>
      <w:szCs w:val="24"/>
    </w:rPr>
  </w:style>
  <w:style w:type="character" w:customStyle="1" w:styleId="Style1Char">
    <w:name w:val="Style1 Char"/>
    <w:basedOn w:val="DefaultParagraphFont"/>
    <w:link w:val="Style1"/>
    <w:rsid w:val="00D7384B"/>
    <w:rPr>
      <w:sz w:val="24"/>
      <w:szCs w:val="24"/>
    </w:rPr>
  </w:style>
  <w:style w:type="paragraph" w:styleId="Revision">
    <w:name w:val="Revision"/>
    <w:hidden/>
    <w:uiPriority w:val="99"/>
    <w:semiHidden/>
    <w:rsid w:val="00DC2469"/>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78140">
      <w:bodyDiv w:val="1"/>
      <w:marLeft w:val="0"/>
      <w:marRight w:val="0"/>
      <w:marTop w:val="0"/>
      <w:marBottom w:val="0"/>
      <w:divBdr>
        <w:top w:val="none" w:sz="0" w:space="0" w:color="auto"/>
        <w:left w:val="none" w:sz="0" w:space="0" w:color="auto"/>
        <w:bottom w:val="none" w:sz="0" w:space="0" w:color="auto"/>
        <w:right w:val="none" w:sz="0" w:space="0" w:color="auto"/>
      </w:divBdr>
      <w:divsChild>
        <w:div w:id="617297205">
          <w:marLeft w:val="0"/>
          <w:marRight w:val="0"/>
          <w:marTop w:val="0"/>
          <w:marBottom w:val="0"/>
          <w:divBdr>
            <w:top w:val="none" w:sz="0" w:space="0" w:color="auto"/>
            <w:left w:val="none" w:sz="0" w:space="0" w:color="auto"/>
            <w:bottom w:val="none" w:sz="0" w:space="0" w:color="auto"/>
            <w:right w:val="none" w:sz="0" w:space="0" w:color="auto"/>
          </w:divBdr>
        </w:div>
        <w:div w:id="954209739">
          <w:marLeft w:val="0"/>
          <w:marRight w:val="0"/>
          <w:marTop w:val="0"/>
          <w:marBottom w:val="0"/>
          <w:divBdr>
            <w:top w:val="none" w:sz="0" w:space="0" w:color="auto"/>
            <w:left w:val="none" w:sz="0" w:space="0" w:color="auto"/>
            <w:bottom w:val="none" w:sz="0" w:space="0" w:color="auto"/>
            <w:right w:val="none" w:sz="0" w:space="0" w:color="auto"/>
          </w:divBdr>
        </w:div>
        <w:div w:id="1612130698">
          <w:marLeft w:val="0"/>
          <w:marRight w:val="0"/>
          <w:marTop w:val="0"/>
          <w:marBottom w:val="0"/>
          <w:divBdr>
            <w:top w:val="none" w:sz="0" w:space="0" w:color="auto"/>
            <w:left w:val="none" w:sz="0" w:space="0" w:color="auto"/>
            <w:bottom w:val="none" w:sz="0" w:space="0" w:color="auto"/>
            <w:right w:val="none" w:sz="0" w:space="0" w:color="auto"/>
          </w:divBdr>
        </w:div>
        <w:div w:id="2073114287">
          <w:marLeft w:val="0"/>
          <w:marRight w:val="0"/>
          <w:marTop w:val="0"/>
          <w:marBottom w:val="0"/>
          <w:divBdr>
            <w:top w:val="none" w:sz="0" w:space="0" w:color="auto"/>
            <w:left w:val="none" w:sz="0" w:space="0" w:color="auto"/>
            <w:bottom w:val="none" w:sz="0" w:space="0" w:color="auto"/>
            <w:right w:val="none" w:sz="0" w:space="0" w:color="auto"/>
          </w:divBdr>
        </w:div>
      </w:divsChild>
    </w:div>
    <w:div w:id="278878923">
      <w:bodyDiv w:val="1"/>
      <w:marLeft w:val="0"/>
      <w:marRight w:val="0"/>
      <w:marTop w:val="0"/>
      <w:marBottom w:val="0"/>
      <w:divBdr>
        <w:top w:val="none" w:sz="0" w:space="0" w:color="auto"/>
        <w:left w:val="none" w:sz="0" w:space="0" w:color="auto"/>
        <w:bottom w:val="none" w:sz="0" w:space="0" w:color="auto"/>
        <w:right w:val="none" w:sz="0" w:space="0" w:color="auto"/>
      </w:divBdr>
    </w:div>
    <w:div w:id="353502959">
      <w:bodyDiv w:val="1"/>
      <w:marLeft w:val="0"/>
      <w:marRight w:val="0"/>
      <w:marTop w:val="0"/>
      <w:marBottom w:val="0"/>
      <w:divBdr>
        <w:top w:val="none" w:sz="0" w:space="0" w:color="auto"/>
        <w:left w:val="none" w:sz="0" w:space="0" w:color="auto"/>
        <w:bottom w:val="none" w:sz="0" w:space="0" w:color="auto"/>
        <w:right w:val="none" w:sz="0" w:space="0" w:color="auto"/>
      </w:divBdr>
    </w:div>
    <w:div w:id="106510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Legal%20Pleadings\GENERI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AB633-BE2F-43F7-B57E-9739E598A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Template>
  <TotalTime>122</TotalTime>
  <Pages>6</Pages>
  <Words>863</Words>
  <Characters>5366</Characters>
  <Application>Microsoft Office Word</Application>
  <DocSecurity>0</DocSecurity>
  <Lines>206</Lines>
  <Paragraphs>69</Paragraphs>
  <ScaleCrop>false</ScaleCrop>
  <Company>Microsoft</Company>
  <LinksUpToDate>false</LinksUpToDate>
  <CharactersWithSpaces>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subject/>
  <dc:creator>Ralph Tsong</dc:creator>
  <cp:keywords/>
  <cp:lastModifiedBy>Jessie Li</cp:lastModifiedBy>
  <cp:revision>417</cp:revision>
  <cp:lastPrinted>2026-03-02T22:03:00Z</cp:lastPrinted>
  <dcterms:created xsi:type="dcterms:W3CDTF">2020-03-20T18:04:00Z</dcterms:created>
  <dcterms:modified xsi:type="dcterms:W3CDTF">2026-03-02T22:03:00Z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